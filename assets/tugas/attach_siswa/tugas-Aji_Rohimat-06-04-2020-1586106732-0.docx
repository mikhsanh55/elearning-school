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333" w:rsidRDefault="00704333" w:rsidP="00704333">
      <w:pPr>
        <w:pStyle w:val="NormalWeb"/>
        <w:shd w:val="clear" w:color="auto" w:fill="FFFFFF"/>
        <w:spacing w:before="0" w:beforeAutospacing="0" w:after="396" w:afterAutospacing="0"/>
        <w:textAlignment w:val="baseline"/>
        <w:rPr>
          <w:rFonts w:ascii="Georgia" w:hAnsi="Georgia"/>
          <w:sz w:val="29"/>
          <w:szCs w:val="29"/>
        </w:rPr>
      </w:pPr>
      <w:r>
        <w:rPr>
          <w:rFonts w:ascii="Georgia" w:hAnsi="Georgia"/>
          <w:sz w:val="29"/>
          <w:szCs w:val="29"/>
        </w:rPr>
        <w:t>“Untuk mendapatkan apa yang diinginkan, kau harus bersabar dengan apa yang Kau benci.” – Imam Ghazali</w:t>
      </w:r>
    </w:p>
    <w:p w:rsidR="00704333" w:rsidRDefault="00704333" w:rsidP="00704333">
      <w:pPr>
        <w:pStyle w:val="NormalWeb"/>
        <w:shd w:val="clear" w:color="auto" w:fill="FFFFFF"/>
        <w:spacing w:before="0" w:beforeAutospacing="0" w:after="396" w:afterAutospacing="0"/>
        <w:textAlignment w:val="baseline"/>
        <w:rPr>
          <w:rFonts w:ascii="Georgia" w:hAnsi="Georgia"/>
          <w:sz w:val="29"/>
          <w:szCs w:val="29"/>
        </w:rPr>
      </w:pPr>
      <w:r>
        <w:rPr>
          <w:rFonts w:ascii="Georgia" w:hAnsi="Georgia"/>
          <w:sz w:val="29"/>
          <w:szCs w:val="29"/>
        </w:rPr>
        <w:t>“Lebih baik kehilangan sesuatu demi Tuhan. Daripada kehilangan Tuhan demi sesuatu.” – Mufti Menk</w:t>
      </w:r>
    </w:p>
    <w:p w:rsidR="00704333" w:rsidRDefault="00704333" w:rsidP="00704333">
      <w:pPr>
        <w:pStyle w:val="NormalWeb"/>
        <w:shd w:val="clear" w:color="auto" w:fill="FFFFFF"/>
        <w:spacing w:before="0" w:beforeAutospacing="0" w:after="396" w:afterAutospacing="0"/>
        <w:textAlignment w:val="baseline"/>
        <w:rPr>
          <w:rFonts w:ascii="Georgia" w:hAnsi="Georgia"/>
          <w:sz w:val="29"/>
          <w:szCs w:val="29"/>
        </w:rPr>
      </w:pPr>
      <w:r>
        <w:rPr>
          <w:rFonts w:ascii="Georgia" w:hAnsi="Georgia"/>
          <w:sz w:val="29"/>
          <w:szCs w:val="29"/>
        </w:rPr>
        <w:t>“Jangan berhenti jadi baik.”</w:t>
      </w:r>
      <w:r>
        <w:rPr>
          <w:rFonts w:ascii="Georgia" w:hAnsi="Georgia"/>
          <w:sz w:val="29"/>
          <w:szCs w:val="29"/>
        </w:rPr>
        <w:br/>
        <w:t>“Barangsiapa mengerjakan kebaikan seberat zaarah pun, niscaya dia akan melihat (balasan)nya.” – QS. Az-Zalzalah : 7</w:t>
      </w:r>
    </w:p>
    <w:p w:rsidR="00704333" w:rsidRDefault="00704333" w:rsidP="00704333">
      <w:pPr>
        <w:pStyle w:val="NormalWeb"/>
        <w:shd w:val="clear" w:color="auto" w:fill="FFFFFF"/>
        <w:spacing w:before="0" w:beforeAutospacing="0" w:after="396" w:afterAutospacing="0"/>
        <w:textAlignment w:val="baseline"/>
        <w:rPr>
          <w:rFonts w:ascii="Georgia" w:hAnsi="Georgia"/>
          <w:sz w:val="29"/>
          <w:szCs w:val="29"/>
        </w:rPr>
      </w:pPr>
      <w:r>
        <w:rPr>
          <w:rFonts w:ascii="Georgia" w:hAnsi="Georgia"/>
          <w:sz w:val="29"/>
          <w:szCs w:val="29"/>
        </w:rPr>
        <w:t>“Hati menjadi resah dan gelisah ketika kita terbiasa berandai-andai dalam menyikapi persoalan hidup.” – Aa Gym</w:t>
      </w:r>
    </w:p>
    <w:p w:rsidR="00704333" w:rsidRDefault="00704333" w:rsidP="00704333">
      <w:pPr>
        <w:pStyle w:val="NormalWeb"/>
        <w:shd w:val="clear" w:color="auto" w:fill="FFFFFF"/>
        <w:spacing w:before="0" w:beforeAutospacing="0" w:after="396" w:afterAutospacing="0"/>
        <w:textAlignment w:val="baseline"/>
        <w:rPr>
          <w:rFonts w:ascii="Georgia" w:hAnsi="Georgia"/>
          <w:sz w:val="29"/>
          <w:szCs w:val="29"/>
        </w:rPr>
      </w:pPr>
      <w:r>
        <w:rPr>
          <w:rFonts w:ascii="Georgia" w:hAnsi="Georgia"/>
          <w:sz w:val="29"/>
          <w:szCs w:val="29"/>
        </w:rPr>
        <w:t>“Barang siapa berhijrah di jalan Allah, niscaya mereka akan mendapati di muka bumi ini tempat hijrah yang luas dan rezeki yang banyak.” – Qs. An-Nisa: 100</w:t>
      </w:r>
    </w:p>
    <w:p w:rsidR="00704333" w:rsidRDefault="00704333">
      <w:r>
        <w:br w:type="page"/>
      </w:r>
    </w:p>
    <w:p w:rsidR="00704333" w:rsidRPr="00704333" w:rsidRDefault="00704333" w:rsidP="00704333">
      <w:pPr>
        <w:shd w:val="clear" w:color="auto" w:fill="FFFFFF"/>
        <w:spacing w:after="390" w:line="240" w:lineRule="auto"/>
        <w:rPr>
          <w:rFonts w:ascii="Verdana" w:eastAsia="Times New Roman" w:hAnsi="Verdana" w:cs="Times New Roman"/>
          <w:color w:val="222222"/>
          <w:sz w:val="23"/>
          <w:szCs w:val="23"/>
          <w:lang w:eastAsia="id-ID"/>
        </w:rPr>
      </w:pPr>
      <w:r w:rsidRPr="00704333">
        <w:rPr>
          <w:rFonts w:ascii="Verdana" w:eastAsia="Times New Roman" w:hAnsi="Verdana" w:cs="Times New Roman"/>
          <w:b/>
          <w:bCs/>
          <w:color w:val="222222"/>
          <w:sz w:val="23"/>
          <w:szCs w:val="23"/>
          <w:lang w:eastAsia="id-ID"/>
        </w:rPr>
        <w:lastRenderedPageBreak/>
        <w:t>Kata bijak islami dari alquran</w:t>
      </w:r>
      <w:r w:rsidRPr="00704333">
        <w:rPr>
          <w:rFonts w:ascii="Verdana" w:eastAsia="Times New Roman" w:hAnsi="Verdana" w:cs="Times New Roman"/>
          <w:color w:val="222222"/>
          <w:sz w:val="23"/>
          <w:szCs w:val="23"/>
          <w:lang w:eastAsia="id-ID"/>
        </w:rPr>
        <w:t> – Alquran memang kitab suci yang sangat lengkap, memuat banyak hal yang disampaikan dengan gaya penyampaian yang sangat menarik. Tak ada yang bisa menyangkal keindahan ayat-ayat alquran. Membaca dan mendengarkannya begitu menentramkan, mengahayati makna kandungannya begitu menenangkan, semakin dibaca semakin banyak pula inspirasi yang diperoleh. Maka amat merugi orang tidak berusaha meluangkan sebagian waktunya untuk berinteraksi dengan alquran, ia tidak akan bisa mereguk hikmah dari kalam-kalam ilahi dalam alquran.</w:t>
      </w:r>
    </w:p>
    <w:p w:rsidR="00704333" w:rsidRPr="00704333" w:rsidRDefault="00704333" w:rsidP="00704333">
      <w:pPr>
        <w:shd w:val="clear" w:color="auto" w:fill="FFFFFF"/>
        <w:spacing w:after="390" w:line="240" w:lineRule="auto"/>
        <w:rPr>
          <w:rFonts w:ascii="Verdana" w:eastAsia="Times New Roman" w:hAnsi="Verdana" w:cs="Times New Roman"/>
          <w:color w:val="222222"/>
          <w:sz w:val="23"/>
          <w:szCs w:val="23"/>
          <w:lang w:eastAsia="id-ID"/>
        </w:rPr>
      </w:pPr>
      <w:r w:rsidRPr="00704333">
        <w:rPr>
          <w:rFonts w:ascii="Verdana" w:eastAsia="Times New Roman" w:hAnsi="Verdana" w:cs="Times New Roman"/>
          <w:color w:val="222222"/>
          <w:sz w:val="23"/>
          <w:szCs w:val="23"/>
          <w:lang w:eastAsia="id-ID"/>
        </w:rPr>
        <w:t>Ada pahala begitu besar yang akan diperoleh dengan memperbanyak membaca alquran, di mana setiap hurufnya bernilai sepuluh kebajikan. </w:t>
      </w:r>
      <w:r w:rsidRPr="00704333">
        <w:rPr>
          <w:rFonts w:ascii="Verdana" w:eastAsia="Times New Roman" w:hAnsi="Verdana" w:cs="Times New Roman"/>
          <w:i/>
          <w:iCs/>
          <w:color w:val="222222"/>
          <w:sz w:val="23"/>
          <w:szCs w:val="23"/>
          <w:lang w:eastAsia="id-ID"/>
        </w:rPr>
        <w:t>“Siapa saja yang membaca satu huruf dari alquran, maka baginya satu kebajikan dengan bacaan tersebut, dan satu kebajikan dilipatkan menjadi 10 kebajikan yang semisalnya,” (HR Tirmidzi)</w:t>
      </w:r>
      <w:r w:rsidRPr="00704333">
        <w:rPr>
          <w:rFonts w:ascii="Verdana" w:eastAsia="Times New Roman" w:hAnsi="Verdana" w:cs="Times New Roman"/>
          <w:color w:val="222222"/>
          <w:sz w:val="23"/>
          <w:szCs w:val="23"/>
          <w:lang w:eastAsia="id-ID"/>
        </w:rPr>
        <w:t>.</w:t>
      </w:r>
    </w:p>
    <w:p w:rsidR="00704333" w:rsidRPr="00704333" w:rsidRDefault="00704333" w:rsidP="00704333">
      <w:pPr>
        <w:shd w:val="clear" w:color="auto" w:fill="FFFFFF"/>
        <w:spacing w:after="390" w:line="240" w:lineRule="auto"/>
        <w:rPr>
          <w:ins w:id="0" w:author="Unknown"/>
          <w:rFonts w:ascii="Verdana" w:eastAsia="Times New Roman" w:hAnsi="Verdana" w:cs="Times New Roman"/>
          <w:color w:val="222222"/>
          <w:sz w:val="23"/>
          <w:szCs w:val="23"/>
          <w:lang w:eastAsia="id-ID"/>
        </w:rPr>
      </w:pPr>
      <w:ins w:id="1" w:author="Unknown">
        <w:r w:rsidRPr="00704333">
          <w:rPr>
            <w:rFonts w:ascii="Verdana" w:eastAsia="Times New Roman" w:hAnsi="Verdana" w:cs="Times New Roman"/>
            <w:color w:val="222222"/>
            <w:sz w:val="23"/>
            <w:szCs w:val="23"/>
            <w:lang w:eastAsia="id-ID"/>
          </w:rPr>
          <w:t>Orang yang senantiasa membaca alquran, mempelajari dan diikuti dengan mengamalkan kandungannya dalam kehidupan sehari-hari, akan diangkat derajatnya oleh Allah SWT. </w:t>
        </w:r>
        <w:r w:rsidRPr="00704333">
          <w:rPr>
            <w:rFonts w:ascii="Verdana" w:eastAsia="Times New Roman" w:hAnsi="Verdana" w:cs="Times New Roman"/>
            <w:i/>
            <w:iCs/>
            <w:color w:val="222222"/>
            <w:sz w:val="23"/>
            <w:szCs w:val="23"/>
            <w:lang w:eastAsia="id-ID"/>
          </w:rPr>
          <w:t>“Sesungguhnya Allah mengangkat derajat seseorang dengan Kitab Alquran dan merendahkan yang lainnya dengan Alquran.” (HR Bukhari)</w:t>
        </w:r>
        <w:r w:rsidRPr="00704333">
          <w:rPr>
            <w:rFonts w:ascii="Verdana" w:eastAsia="Times New Roman" w:hAnsi="Verdana" w:cs="Times New Roman"/>
            <w:color w:val="222222"/>
            <w:sz w:val="23"/>
            <w:szCs w:val="23"/>
            <w:lang w:eastAsia="id-ID"/>
          </w:rPr>
          <w:t>.</w:t>
        </w:r>
      </w:ins>
    </w:p>
    <w:p w:rsidR="00704333" w:rsidRPr="00704333" w:rsidRDefault="00704333" w:rsidP="00704333">
      <w:pPr>
        <w:shd w:val="clear" w:color="auto" w:fill="FFFFFF"/>
        <w:spacing w:after="390" w:line="240" w:lineRule="auto"/>
        <w:rPr>
          <w:ins w:id="2" w:author="Unknown"/>
          <w:rFonts w:ascii="Verdana" w:eastAsia="Times New Roman" w:hAnsi="Verdana" w:cs="Times New Roman"/>
          <w:color w:val="222222"/>
          <w:sz w:val="23"/>
          <w:szCs w:val="23"/>
          <w:lang w:eastAsia="id-ID"/>
        </w:rPr>
      </w:pPr>
      <w:ins w:id="3" w:author="Unknown">
        <w:r w:rsidRPr="00704333">
          <w:rPr>
            <w:rFonts w:ascii="Verdana" w:eastAsia="Times New Roman" w:hAnsi="Verdana" w:cs="Times New Roman"/>
            <w:color w:val="222222"/>
            <w:sz w:val="23"/>
            <w:szCs w:val="23"/>
            <w:lang w:eastAsia="id-ID"/>
          </w:rPr>
          <w:t>Beberapa kata bijak islami berikut ini hanyalah sebagian dari pesan-pesan nasehat indah yang diajarkan oleh alquran kepada kita. Mulai dari ajakan untuk mengingat Allah dalam setiap kesempatan, Allah sangat dekat dengan kita, amal kebaikan bisa menghapus kejelekan, berpasrah diri dan meminta perlindungan hanya kepada Allah, perintah untuk berucap dengan kata-kata yang bagus, bentuk-bentuk cobaan yang Allah berikan kepada manusia, ajakan untuk memperbanyak istighfar kepada Allah, mensyukuri setiap nikmat yang Allah berikan, pengingat tentang kematian, dan masih banyak lagi kata bijak islami dari alquran yang memuat banyak nasehat dan motivasi.</w:t>
        </w:r>
      </w:ins>
    </w:p>
    <w:p w:rsidR="00704333" w:rsidRPr="00704333" w:rsidRDefault="00704333" w:rsidP="00704333">
      <w:pPr>
        <w:shd w:val="clear" w:color="auto" w:fill="FFFFFF"/>
        <w:spacing w:before="450" w:after="300" w:line="570" w:lineRule="atLeast"/>
        <w:outlineLvl w:val="1"/>
        <w:rPr>
          <w:ins w:id="4" w:author="Unknown"/>
          <w:rFonts w:ascii="Arial" w:eastAsia="Times New Roman" w:hAnsi="Arial" w:cs="Arial"/>
          <w:color w:val="111111"/>
          <w:sz w:val="41"/>
          <w:szCs w:val="41"/>
          <w:lang w:eastAsia="id-ID"/>
        </w:rPr>
      </w:pPr>
      <w:ins w:id="5" w:author="Unknown">
        <w:r w:rsidRPr="00704333">
          <w:rPr>
            <w:rFonts w:ascii="Arial" w:eastAsia="Times New Roman" w:hAnsi="Arial" w:cs="Arial"/>
            <w:color w:val="111111"/>
            <w:sz w:val="41"/>
            <w:szCs w:val="41"/>
            <w:lang w:eastAsia="id-ID"/>
          </w:rPr>
          <w:t>Kumpulan Kata Mutiara Islam dari Alquran</w:t>
        </w:r>
      </w:ins>
    </w:p>
    <w:p w:rsidR="00704333" w:rsidRPr="00704333" w:rsidRDefault="00704333" w:rsidP="00704333">
      <w:pPr>
        <w:shd w:val="clear" w:color="auto" w:fill="FFFFFF"/>
        <w:spacing w:after="390" w:line="240" w:lineRule="auto"/>
        <w:rPr>
          <w:ins w:id="6" w:author="Unknown"/>
          <w:rFonts w:ascii="Verdana" w:eastAsia="Times New Roman" w:hAnsi="Verdana" w:cs="Times New Roman"/>
          <w:color w:val="222222"/>
          <w:sz w:val="23"/>
          <w:szCs w:val="23"/>
          <w:lang w:eastAsia="id-ID"/>
        </w:rPr>
      </w:pPr>
      <w:ins w:id="7" w:author="Unknown">
        <w:r w:rsidRPr="00704333">
          <w:rPr>
            <w:rFonts w:ascii="Verdana" w:eastAsia="Times New Roman" w:hAnsi="Verdana" w:cs="Times New Roman"/>
            <w:color w:val="222222"/>
            <w:sz w:val="23"/>
            <w:szCs w:val="23"/>
            <w:lang w:eastAsia="id-ID"/>
          </w:rPr>
          <w:t>Tidak hanya berupa teks kata bijak islami dari alquran yang meliputi teks arab ayat, translation dalam bahasa inggris, dan terjemahan bahasa Indonesia, koleksi kata mutiara islami dari alquran berikut ini juga dilengkapi dengan gambar-gambar menarik yang menambah daya tarik dalam menyampaikan pesan dakwah.</w:t>
        </w:r>
      </w:ins>
    </w:p>
    <w:p w:rsidR="00704333" w:rsidRPr="00704333" w:rsidRDefault="00704333" w:rsidP="00704333">
      <w:pPr>
        <w:shd w:val="clear" w:color="auto" w:fill="FFFFFF"/>
        <w:spacing w:after="390" w:line="240" w:lineRule="auto"/>
        <w:rPr>
          <w:ins w:id="8" w:author="Unknown"/>
          <w:rFonts w:ascii="Verdana" w:eastAsia="Times New Roman" w:hAnsi="Verdana" w:cs="Times New Roman"/>
          <w:color w:val="222222"/>
          <w:sz w:val="23"/>
          <w:szCs w:val="23"/>
          <w:lang w:eastAsia="id-ID"/>
        </w:rPr>
      </w:pPr>
      <w:ins w:id="9" w:author="Unknown">
        <w:r w:rsidRPr="00704333">
          <w:rPr>
            <w:rFonts w:ascii="Verdana" w:eastAsia="Times New Roman" w:hAnsi="Verdana" w:cs="Times New Roman"/>
            <w:b/>
            <w:bCs/>
            <w:color w:val="222222"/>
            <w:sz w:val="23"/>
            <w:szCs w:val="23"/>
            <w:lang w:eastAsia="id-ID"/>
          </w:rPr>
          <w:t>Mengingat Allah</w:t>
        </w:r>
      </w:ins>
    </w:p>
    <w:p w:rsidR="00704333" w:rsidRPr="00704333" w:rsidRDefault="00704333" w:rsidP="00704333">
      <w:pPr>
        <w:shd w:val="clear" w:color="auto" w:fill="FFFFFF"/>
        <w:spacing w:after="390" w:line="240" w:lineRule="auto"/>
        <w:rPr>
          <w:ins w:id="10"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76800" cy="3695700"/>
            <wp:effectExtent l="0" t="0" r="0" b="0"/>
            <wp:docPr id="23" name="Picture 23"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ta bijak islami dari alqur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36957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1" w:author="Unknown"/>
          <w:rFonts w:ascii="Verdana" w:eastAsia="Times New Roman" w:hAnsi="Verdana" w:cs="Times New Roman"/>
          <w:color w:val="222222"/>
          <w:sz w:val="23"/>
          <w:szCs w:val="23"/>
          <w:lang w:eastAsia="id-ID"/>
        </w:rPr>
      </w:pPr>
      <w:ins w:id="12" w:author="Unknown">
        <w:r w:rsidRPr="00704333">
          <w:rPr>
            <w:rFonts w:ascii="Verdana" w:eastAsia="Times New Roman" w:hAnsi="Verdana" w:cs="Times New Roman"/>
            <w:color w:val="222222"/>
            <w:sz w:val="23"/>
            <w:szCs w:val="23"/>
            <w:lang w:eastAsia="id-ID"/>
          </w:rPr>
          <w:t>O you who believe! remember Allah with much remembrance. – (Q.S Al-Azhab: 41)</w:t>
        </w:r>
      </w:ins>
    </w:p>
    <w:p w:rsidR="00704333" w:rsidRPr="00704333" w:rsidRDefault="00704333" w:rsidP="00704333">
      <w:pPr>
        <w:shd w:val="clear" w:color="auto" w:fill="FFFFFF"/>
        <w:spacing w:after="390" w:line="240" w:lineRule="auto"/>
        <w:jc w:val="right"/>
        <w:rPr>
          <w:ins w:id="13" w:author="Unknown"/>
          <w:rFonts w:ascii="Verdana" w:eastAsia="Times New Roman" w:hAnsi="Verdana" w:cs="Times New Roman"/>
          <w:color w:val="222222"/>
          <w:sz w:val="23"/>
          <w:szCs w:val="23"/>
          <w:lang w:eastAsia="id-ID"/>
        </w:rPr>
      </w:pPr>
      <w:ins w:id="14" w:author="Unknown">
        <w:r w:rsidRPr="00704333">
          <w:rPr>
            <w:rFonts w:ascii="Times New Roman" w:eastAsia="Times New Roman" w:hAnsi="Times New Roman" w:cs="Times New Roman"/>
            <w:color w:val="222222"/>
            <w:sz w:val="32"/>
            <w:szCs w:val="32"/>
            <w:rtl/>
            <w:lang w:eastAsia="id-ID"/>
          </w:rPr>
          <w:t>يَا أَيُّهَا الَّذِينَ آمَنُوا اذْكُرُوا اللَّهَ ذِكْرًا كَثِيرًا</w:t>
        </w:r>
      </w:ins>
    </w:p>
    <w:p w:rsidR="00704333" w:rsidRPr="00704333" w:rsidRDefault="00704333" w:rsidP="00704333">
      <w:pPr>
        <w:shd w:val="clear" w:color="auto" w:fill="FFFFFF"/>
        <w:spacing w:after="390" w:line="240" w:lineRule="auto"/>
        <w:rPr>
          <w:ins w:id="15" w:author="Unknown"/>
          <w:rFonts w:ascii="Verdana" w:eastAsia="Times New Roman" w:hAnsi="Verdana" w:cs="Times New Roman"/>
          <w:color w:val="222222"/>
          <w:sz w:val="23"/>
          <w:szCs w:val="23"/>
          <w:lang w:eastAsia="id-ID"/>
        </w:rPr>
      </w:pPr>
      <w:ins w:id="16" w:author="Unknown">
        <w:r w:rsidRPr="00704333">
          <w:rPr>
            <w:rFonts w:ascii="Verdana" w:eastAsia="Times New Roman" w:hAnsi="Verdana" w:cs="Times New Roman"/>
            <w:color w:val="222222"/>
            <w:sz w:val="23"/>
            <w:szCs w:val="23"/>
            <w:lang w:eastAsia="id-ID"/>
          </w:rPr>
          <w:t>Hai orang-orang yang beriman, Ingatlah kepada Allah sebanyak-banyaknya. (Q.S Al-Azhab: 41)</w:t>
        </w:r>
      </w:ins>
    </w:p>
    <w:p w:rsidR="00704333" w:rsidRPr="00704333" w:rsidRDefault="00704333" w:rsidP="00704333">
      <w:pPr>
        <w:shd w:val="clear" w:color="auto" w:fill="FFFFFF"/>
        <w:spacing w:after="390" w:line="240" w:lineRule="auto"/>
        <w:rPr>
          <w:ins w:id="17" w:author="Unknown"/>
          <w:rFonts w:ascii="Verdana" w:eastAsia="Times New Roman" w:hAnsi="Verdana" w:cs="Times New Roman"/>
          <w:color w:val="222222"/>
          <w:sz w:val="23"/>
          <w:szCs w:val="23"/>
          <w:lang w:eastAsia="id-ID"/>
        </w:rPr>
      </w:pPr>
      <w:ins w:id="18" w:author="Unknown">
        <w:r w:rsidRPr="00704333">
          <w:rPr>
            <w:rFonts w:ascii="Verdana" w:eastAsia="Times New Roman" w:hAnsi="Verdana" w:cs="Times New Roman"/>
            <w:b/>
            <w:bCs/>
            <w:color w:val="222222"/>
            <w:sz w:val="23"/>
            <w:szCs w:val="23"/>
            <w:lang w:eastAsia="id-ID"/>
          </w:rPr>
          <w:t>Allah dekat</w:t>
        </w:r>
      </w:ins>
    </w:p>
    <w:p w:rsidR="00704333" w:rsidRPr="00704333" w:rsidRDefault="00704333" w:rsidP="00704333">
      <w:pPr>
        <w:shd w:val="clear" w:color="auto" w:fill="FFFFFF"/>
        <w:spacing w:after="390" w:line="240" w:lineRule="auto"/>
        <w:rPr>
          <w:ins w:id="19"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162425" cy="4676775"/>
            <wp:effectExtent l="0" t="0" r="9525" b="9525"/>
            <wp:docPr id="22" name="Picture 22"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ta bijak islami dari alqu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2425" cy="46767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20" w:author="Unknown"/>
          <w:rFonts w:ascii="Verdana" w:eastAsia="Times New Roman" w:hAnsi="Verdana" w:cs="Times New Roman"/>
          <w:color w:val="222222"/>
          <w:sz w:val="23"/>
          <w:szCs w:val="23"/>
          <w:lang w:eastAsia="id-ID"/>
        </w:rPr>
      </w:pPr>
      <w:ins w:id="21" w:author="Unknown">
        <w:r w:rsidRPr="00704333">
          <w:rPr>
            <w:rFonts w:ascii="Verdana" w:eastAsia="Times New Roman" w:hAnsi="Verdana" w:cs="Times New Roman"/>
            <w:color w:val="222222"/>
            <w:sz w:val="23"/>
            <w:szCs w:val="23"/>
            <w:lang w:eastAsia="id-ID"/>
          </w:rPr>
          <w:t>Indeed My lord is near and responsive. – (Q.S Huud: 61)</w:t>
        </w:r>
      </w:ins>
    </w:p>
    <w:p w:rsidR="00704333" w:rsidRPr="00704333" w:rsidRDefault="00704333" w:rsidP="00704333">
      <w:pPr>
        <w:shd w:val="clear" w:color="auto" w:fill="FFFFFF"/>
        <w:spacing w:after="390" w:line="240" w:lineRule="auto"/>
        <w:jc w:val="right"/>
        <w:rPr>
          <w:ins w:id="22" w:author="Unknown"/>
          <w:rFonts w:ascii="Verdana" w:eastAsia="Times New Roman" w:hAnsi="Verdana" w:cs="Times New Roman"/>
          <w:color w:val="222222"/>
          <w:sz w:val="23"/>
          <w:szCs w:val="23"/>
          <w:lang w:eastAsia="id-ID"/>
        </w:rPr>
      </w:pPr>
      <w:ins w:id="23" w:author="Unknown">
        <w:r w:rsidRPr="00704333">
          <w:rPr>
            <w:rFonts w:ascii="Times New Roman" w:eastAsia="Times New Roman" w:hAnsi="Times New Roman" w:cs="Times New Roman"/>
            <w:color w:val="222222"/>
            <w:sz w:val="32"/>
            <w:szCs w:val="32"/>
            <w:rtl/>
            <w:lang w:eastAsia="id-ID"/>
          </w:rPr>
          <w:t>إِنَّ رَبِّي قَرِيبٌ مُجِيبٌ</w:t>
        </w:r>
      </w:ins>
    </w:p>
    <w:p w:rsidR="00704333" w:rsidRPr="00704333" w:rsidRDefault="00704333" w:rsidP="00704333">
      <w:pPr>
        <w:shd w:val="clear" w:color="auto" w:fill="FFFFFF"/>
        <w:spacing w:after="390" w:line="240" w:lineRule="auto"/>
        <w:rPr>
          <w:ins w:id="24" w:author="Unknown"/>
          <w:rFonts w:ascii="Verdana" w:eastAsia="Times New Roman" w:hAnsi="Verdana" w:cs="Times New Roman"/>
          <w:color w:val="222222"/>
          <w:sz w:val="23"/>
          <w:szCs w:val="23"/>
          <w:lang w:eastAsia="id-ID"/>
        </w:rPr>
      </w:pPr>
      <w:ins w:id="25" w:author="Unknown">
        <w:r w:rsidRPr="00704333">
          <w:rPr>
            <w:rFonts w:ascii="Verdana" w:eastAsia="Times New Roman" w:hAnsi="Verdana" w:cs="Times New Roman"/>
            <w:color w:val="222222"/>
            <w:sz w:val="23"/>
            <w:szCs w:val="23"/>
            <w:lang w:eastAsia="id-ID"/>
          </w:rPr>
          <w:t>Sesungguhnya Tuhanku amat dekat lagi memperkenankan (doa hamba-Nya). – (Q.S Huud: 61)</w:t>
        </w:r>
      </w:ins>
    </w:p>
    <w:p w:rsidR="00704333" w:rsidRPr="00704333" w:rsidRDefault="00704333" w:rsidP="00704333">
      <w:pPr>
        <w:shd w:val="clear" w:color="auto" w:fill="FFFFFF"/>
        <w:spacing w:after="390" w:line="240" w:lineRule="auto"/>
        <w:rPr>
          <w:ins w:id="26" w:author="Unknown"/>
          <w:rFonts w:ascii="Verdana" w:eastAsia="Times New Roman" w:hAnsi="Verdana" w:cs="Times New Roman"/>
          <w:color w:val="222222"/>
          <w:sz w:val="23"/>
          <w:szCs w:val="23"/>
          <w:lang w:eastAsia="id-ID"/>
        </w:rPr>
      </w:pPr>
      <w:ins w:id="27" w:author="Unknown">
        <w:r w:rsidRPr="00704333">
          <w:rPr>
            <w:rFonts w:ascii="Verdana" w:eastAsia="Times New Roman" w:hAnsi="Verdana" w:cs="Times New Roman"/>
            <w:b/>
            <w:bCs/>
            <w:color w:val="222222"/>
            <w:sz w:val="23"/>
            <w:szCs w:val="23"/>
            <w:lang w:eastAsia="id-ID"/>
          </w:rPr>
          <w:t>Manfaat kebaikan</w:t>
        </w:r>
      </w:ins>
    </w:p>
    <w:p w:rsidR="00704333" w:rsidRPr="00704333" w:rsidRDefault="00704333" w:rsidP="00704333">
      <w:pPr>
        <w:shd w:val="clear" w:color="auto" w:fill="FFFFFF"/>
        <w:spacing w:after="390" w:line="240" w:lineRule="auto"/>
        <w:rPr>
          <w:ins w:id="28"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695825" cy="4714875"/>
            <wp:effectExtent l="0" t="0" r="9525" b="9525"/>
            <wp:docPr id="21" name="Picture 21"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ta bijak islami dari alqur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47148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29" w:author="Unknown"/>
          <w:rFonts w:ascii="Verdana" w:eastAsia="Times New Roman" w:hAnsi="Verdana" w:cs="Times New Roman"/>
          <w:color w:val="222222"/>
          <w:sz w:val="23"/>
          <w:szCs w:val="23"/>
          <w:lang w:eastAsia="id-ID"/>
        </w:rPr>
      </w:pPr>
      <w:ins w:id="30" w:author="Unknown">
        <w:r w:rsidRPr="00704333">
          <w:rPr>
            <w:rFonts w:ascii="Verdana" w:eastAsia="Times New Roman" w:hAnsi="Verdana" w:cs="Times New Roman"/>
            <w:color w:val="222222"/>
            <w:sz w:val="23"/>
            <w:szCs w:val="23"/>
            <w:lang w:eastAsia="id-ID"/>
          </w:rPr>
          <w:t>Surely, Good deeds erase bad deeds. – (Q.S Huud: 114)</w:t>
        </w:r>
      </w:ins>
    </w:p>
    <w:p w:rsidR="00704333" w:rsidRPr="00704333" w:rsidRDefault="00704333" w:rsidP="00704333">
      <w:pPr>
        <w:shd w:val="clear" w:color="auto" w:fill="FFFFFF"/>
        <w:spacing w:after="390" w:line="240" w:lineRule="auto"/>
        <w:jc w:val="right"/>
        <w:rPr>
          <w:ins w:id="31" w:author="Unknown"/>
          <w:rFonts w:ascii="Verdana" w:eastAsia="Times New Roman" w:hAnsi="Verdana" w:cs="Times New Roman"/>
          <w:color w:val="222222"/>
          <w:sz w:val="23"/>
          <w:szCs w:val="23"/>
          <w:lang w:eastAsia="id-ID"/>
        </w:rPr>
      </w:pPr>
      <w:ins w:id="32" w:author="Unknown">
        <w:r w:rsidRPr="00704333">
          <w:rPr>
            <w:rFonts w:ascii="Times New Roman" w:eastAsia="Times New Roman" w:hAnsi="Times New Roman" w:cs="Times New Roman"/>
            <w:color w:val="222222"/>
            <w:sz w:val="32"/>
            <w:szCs w:val="32"/>
            <w:rtl/>
            <w:lang w:eastAsia="id-ID"/>
          </w:rPr>
          <w:t>إِنَّ الْحَسَنَاتِ يُذْهِبْنَ السَّيِّئَاتِ</w:t>
        </w:r>
      </w:ins>
    </w:p>
    <w:p w:rsidR="00704333" w:rsidRPr="00704333" w:rsidRDefault="00704333" w:rsidP="00704333">
      <w:pPr>
        <w:shd w:val="clear" w:color="auto" w:fill="FFFFFF"/>
        <w:spacing w:after="390" w:line="240" w:lineRule="auto"/>
        <w:rPr>
          <w:ins w:id="33" w:author="Unknown"/>
          <w:rFonts w:ascii="Verdana" w:eastAsia="Times New Roman" w:hAnsi="Verdana" w:cs="Times New Roman"/>
          <w:color w:val="222222"/>
          <w:sz w:val="23"/>
          <w:szCs w:val="23"/>
          <w:lang w:eastAsia="id-ID"/>
        </w:rPr>
      </w:pPr>
      <w:ins w:id="34" w:author="Unknown">
        <w:r w:rsidRPr="00704333">
          <w:rPr>
            <w:rFonts w:ascii="Verdana" w:eastAsia="Times New Roman" w:hAnsi="Verdana" w:cs="Times New Roman"/>
            <w:color w:val="222222"/>
            <w:sz w:val="23"/>
            <w:szCs w:val="23"/>
            <w:lang w:eastAsia="id-ID"/>
          </w:rPr>
          <w:t>Sesungguhnya perbuatan-perbuatan yang baik itu menghapuskan (dosa) perbuatan-perbuatan yang buruk. – (Q.S Huud: 114)</w:t>
        </w:r>
      </w:ins>
    </w:p>
    <w:p w:rsidR="00704333" w:rsidRPr="00704333" w:rsidRDefault="00704333" w:rsidP="00704333">
      <w:pPr>
        <w:shd w:val="clear" w:color="auto" w:fill="FFFFFF"/>
        <w:spacing w:after="390" w:line="240" w:lineRule="auto"/>
        <w:rPr>
          <w:ins w:id="35" w:author="Unknown"/>
          <w:rFonts w:ascii="Verdana" w:eastAsia="Times New Roman" w:hAnsi="Verdana" w:cs="Times New Roman"/>
          <w:color w:val="222222"/>
          <w:sz w:val="23"/>
          <w:szCs w:val="23"/>
          <w:lang w:eastAsia="id-ID"/>
        </w:rPr>
      </w:pPr>
      <w:ins w:id="36" w:author="Unknown">
        <w:r w:rsidRPr="00704333">
          <w:rPr>
            <w:rFonts w:ascii="Verdana" w:eastAsia="Times New Roman" w:hAnsi="Verdana" w:cs="Times New Roman"/>
            <w:b/>
            <w:bCs/>
            <w:color w:val="222222"/>
            <w:sz w:val="23"/>
            <w:szCs w:val="23"/>
            <w:lang w:eastAsia="id-ID"/>
          </w:rPr>
          <w:t>Cukup Allah</w:t>
        </w:r>
      </w:ins>
    </w:p>
    <w:p w:rsidR="00704333" w:rsidRPr="00704333" w:rsidRDefault="00704333" w:rsidP="00704333">
      <w:pPr>
        <w:shd w:val="clear" w:color="auto" w:fill="FFFFFF"/>
        <w:spacing w:after="390" w:line="240" w:lineRule="auto"/>
        <w:rPr>
          <w:ins w:id="37"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00600" cy="4791075"/>
            <wp:effectExtent l="0" t="0" r="0" b="9525"/>
            <wp:docPr id="20" name="Picture 20"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ta bijak islami dari alqur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47910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38" w:author="Unknown"/>
          <w:rFonts w:ascii="Verdana" w:eastAsia="Times New Roman" w:hAnsi="Verdana" w:cs="Times New Roman"/>
          <w:color w:val="222222"/>
          <w:sz w:val="23"/>
          <w:szCs w:val="23"/>
          <w:lang w:eastAsia="id-ID"/>
        </w:rPr>
      </w:pPr>
      <w:ins w:id="39" w:author="Unknown">
        <w:r w:rsidRPr="00704333">
          <w:rPr>
            <w:rFonts w:ascii="Verdana" w:eastAsia="Times New Roman" w:hAnsi="Verdana" w:cs="Times New Roman"/>
            <w:color w:val="222222"/>
            <w:sz w:val="23"/>
            <w:szCs w:val="23"/>
            <w:lang w:eastAsia="id-ID"/>
          </w:rPr>
          <w:t>And put thy trust in Allah. And enough is Allah as a Disposer of affairs. – (Q.S Al-Ahzab: 3)</w:t>
        </w:r>
      </w:ins>
    </w:p>
    <w:p w:rsidR="00704333" w:rsidRPr="00704333" w:rsidRDefault="00704333" w:rsidP="00704333">
      <w:pPr>
        <w:shd w:val="clear" w:color="auto" w:fill="FFFFFF"/>
        <w:spacing w:after="390" w:line="240" w:lineRule="auto"/>
        <w:jc w:val="right"/>
        <w:rPr>
          <w:ins w:id="40" w:author="Unknown"/>
          <w:rFonts w:ascii="Verdana" w:eastAsia="Times New Roman" w:hAnsi="Verdana" w:cs="Times New Roman"/>
          <w:color w:val="222222"/>
          <w:sz w:val="23"/>
          <w:szCs w:val="23"/>
          <w:lang w:eastAsia="id-ID"/>
        </w:rPr>
      </w:pPr>
      <w:ins w:id="41" w:author="Unknown">
        <w:r w:rsidRPr="00704333">
          <w:rPr>
            <w:rFonts w:ascii="Times New Roman" w:eastAsia="Times New Roman" w:hAnsi="Times New Roman" w:cs="Times New Roman"/>
            <w:color w:val="222222"/>
            <w:sz w:val="32"/>
            <w:szCs w:val="32"/>
            <w:rtl/>
            <w:lang w:eastAsia="id-ID"/>
          </w:rPr>
          <w:t>وَتَوَكَّلْ عَلَى اللَّهِ ۚ وَكَفَىٰ بِاللَّهِ وَكِيلًا</w:t>
        </w:r>
      </w:ins>
    </w:p>
    <w:p w:rsidR="00704333" w:rsidRPr="00704333" w:rsidRDefault="00704333" w:rsidP="00704333">
      <w:pPr>
        <w:shd w:val="clear" w:color="auto" w:fill="FFFFFF"/>
        <w:spacing w:after="390" w:line="240" w:lineRule="auto"/>
        <w:rPr>
          <w:ins w:id="42" w:author="Unknown"/>
          <w:rFonts w:ascii="Verdana" w:eastAsia="Times New Roman" w:hAnsi="Verdana" w:cs="Times New Roman"/>
          <w:color w:val="222222"/>
          <w:sz w:val="23"/>
          <w:szCs w:val="23"/>
          <w:lang w:eastAsia="id-ID"/>
        </w:rPr>
      </w:pPr>
      <w:ins w:id="43" w:author="Unknown">
        <w:r w:rsidRPr="00704333">
          <w:rPr>
            <w:rFonts w:ascii="Verdana" w:eastAsia="Times New Roman" w:hAnsi="Verdana" w:cs="Times New Roman"/>
            <w:color w:val="222222"/>
            <w:sz w:val="23"/>
            <w:szCs w:val="23"/>
            <w:lang w:eastAsia="id-ID"/>
          </w:rPr>
          <w:t>dan bertawakkallah kepada Allah. Dan cukuplah Allah sebagai Pemelihara. – (Q.S Al-Ahzab: 3)</w:t>
        </w:r>
      </w:ins>
    </w:p>
    <w:p w:rsidR="00704333" w:rsidRPr="00704333" w:rsidRDefault="00704333" w:rsidP="00704333">
      <w:pPr>
        <w:shd w:val="clear" w:color="auto" w:fill="FFFFFF"/>
        <w:spacing w:after="390" w:line="240" w:lineRule="auto"/>
        <w:rPr>
          <w:ins w:id="44" w:author="Unknown"/>
          <w:rFonts w:ascii="Verdana" w:eastAsia="Times New Roman" w:hAnsi="Verdana" w:cs="Times New Roman"/>
          <w:color w:val="222222"/>
          <w:sz w:val="23"/>
          <w:szCs w:val="23"/>
          <w:lang w:eastAsia="id-ID"/>
        </w:rPr>
      </w:pPr>
      <w:ins w:id="45" w:author="Unknown">
        <w:r w:rsidRPr="00704333">
          <w:rPr>
            <w:rFonts w:ascii="Verdana" w:eastAsia="Times New Roman" w:hAnsi="Verdana" w:cs="Times New Roman"/>
            <w:b/>
            <w:bCs/>
            <w:color w:val="222222"/>
            <w:sz w:val="23"/>
            <w:szCs w:val="23"/>
            <w:lang w:eastAsia="id-ID"/>
          </w:rPr>
          <w:t>Sebaik-baik pelindung</w:t>
        </w:r>
      </w:ins>
    </w:p>
    <w:p w:rsidR="00704333" w:rsidRPr="00704333" w:rsidRDefault="00704333" w:rsidP="00704333">
      <w:pPr>
        <w:shd w:val="clear" w:color="auto" w:fill="FFFFFF"/>
        <w:spacing w:after="390" w:line="240" w:lineRule="auto"/>
        <w:rPr>
          <w:ins w:id="46"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210050" cy="4876800"/>
            <wp:effectExtent l="0" t="0" r="0" b="0"/>
            <wp:docPr id="19" name="Picture 19"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a bijak islami dari alqu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050"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47" w:author="Unknown"/>
          <w:rFonts w:ascii="Verdana" w:eastAsia="Times New Roman" w:hAnsi="Verdana" w:cs="Times New Roman"/>
          <w:color w:val="222222"/>
          <w:sz w:val="23"/>
          <w:szCs w:val="23"/>
          <w:lang w:eastAsia="id-ID"/>
        </w:rPr>
      </w:pPr>
      <w:ins w:id="48" w:author="Unknown">
        <w:r w:rsidRPr="00704333">
          <w:rPr>
            <w:rFonts w:ascii="Verdana" w:eastAsia="Times New Roman" w:hAnsi="Verdana" w:cs="Times New Roman"/>
            <w:color w:val="222222"/>
            <w:sz w:val="23"/>
            <w:szCs w:val="23"/>
            <w:lang w:eastAsia="id-ID"/>
          </w:rPr>
          <w:t>Sufficient for us is Allah, and he is the best disposer of Affairs. – (Q.S Ali Imran: 173)</w:t>
        </w:r>
      </w:ins>
    </w:p>
    <w:p w:rsidR="00704333" w:rsidRPr="00704333" w:rsidRDefault="00704333" w:rsidP="00704333">
      <w:pPr>
        <w:shd w:val="clear" w:color="auto" w:fill="FFFFFF"/>
        <w:spacing w:after="390" w:line="240" w:lineRule="auto"/>
        <w:jc w:val="right"/>
        <w:rPr>
          <w:ins w:id="49" w:author="Unknown"/>
          <w:rFonts w:ascii="Verdana" w:eastAsia="Times New Roman" w:hAnsi="Verdana" w:cs="Times New Roman"/>
          <w:color w:val="222222"/>
          <w:sz w:val="23"/>
          <w:szCs w:val="23"/>
          <w:lang w:eastAsia="id-ID"/>
        </w:rPr>
      </w:pPr>
      <w:ins w:id="50" w:author="Unknown">
        <w:r w:rsidRPr="00704333">
          <w:rPr>
            <w:rFonts w:ascii="Times New Roman" w:eastAsia="Times New Roman" w:hAnsi="Times New Roman" w:cs="Times New Roman"/>
            <w:color w:val="222222"/>
            <w:sz w:val="32"/>
            <w:szCs w:val="32"/>
            <w:rtl/>
            <w:lang w:eastAsia="id-ID"/>
          </w:rPr>
          <w:t>حَسْبُنَا اللَّهُ وَنِعْمَ الْوَكِيلُ</w:t>
        </w:r>
      </w:ins>
    </w:p>
    <w:p w:rsidR="00704333" w:rsidRPr="00704333" w:rsidRDefault="00704333" w:rsidP="00704333">
      <w:pPr>
        <w:shd w:val="clear" w:color="auto" w:fill="FFFFFF"/>
        <w:spacing w:after="390" w:line="240" w:lineRule="auto"/>
        <w:rPr>
          <w:ins w:id="51" w:author="Unknown"/>
          <w:rFonts w:ascii="Verdana" w:eastAsia="Times New Roman" w:hAnsi="Verdana" w:cs="Times New Roman"/>
          <w:color w:val="222222"/>
          <w:sz w:val="23"/>
          <w:szCs w:val="23"/>
          <w:lang w:eastAsia="id-ID"/>
        </w:rPr>
      </w:pPr>
      <w:ins w:id="52" w:author="Unknown">
        <w:r w:rsidRPr="00704333">
          <w:rPr>
            <w:rFonts w:ascii="Verdana" w:eastAsia="Times New Roman" w:hAnsi="Verdana" w:cs="Times New Roman"/>
            <w:color w:val="222222"/>
            <w:sz w:val="23"/>
            <w:szCs w:val="23"/>
            <w:lang w:eastAsia="id-ID"/>
          </w:rPr>
          <w:t>Cukuplah Allah menjadi Penolong kami dan Allah adalah sebaik-baik Pelindung. – (Q.S Ali Imran: 173)</w:t>
        </w:r>
      </w:ins>
    </w:p>
    <w:p w:rsidR="00704333" w:rsidRPr="00704333" w:rsidRDefault="00704333" w:rsidP="00704333">
      <w:pPr>
        <w:shd w:val="clear" w:color="auto" w:fill="FFFFFF"/>
        <w:spacing w:after="390" w:line="240" w:lineRule="auto"/>
        <w:rPr>
          <w:ins w:id="53" w:author="Unknown"/>
          <w:rFonts w:ascii="Verdana" w:eastAsia="Times New Roman" w:hAnsi="Verdana" w:cs="Times New Roman"/>
          <w:color w:val="222222"/>
          <w:sz w:val="23"/>
          <w:szCs w:val="23"/>
          <w:lang w:eastAsia="id-ID"/>
        </w:rPr>
      </w:pPr>
      <w:ins w:id="54" w:author="Unknown">
        <w:r w:rsidRPr="00704333">
          <w:rPr>
            <w:rFonts w:ascii="Verdana" w:eastAsia="Times New Roman" w:hAnsi="Verdana" w:cs="Times New Roman"/>
            <w:color w:val="222222"/>
            <w:sz w:val="23"/>
            <w:szCs w:val="23"/>
            <w:lang w:eastAsia="id-ID"/>
          </w:rPr>
          <w:t>(Baca juga: </w:t>
        </w:r>
        <w:r w:rsidRPr="00704333">
          <w:rPr>
            <w:rFonts w:ascii="Verdana" w:eastAsia="Times New Roman" w:hAnsi="Verdana" w:cs="Times New Roman"/>
            <w:b/>
            <w:bCs/>
            <w:color w:val="222222"/>
            <w:sz w:val="23"/>
            <w:szCs w:val="23"/>
            <w:lang w:eastAsia="id-ID"/>
          </w:rPr>
          <w:fldChar w:fldCharType="begin"/>
        </w:r>
        <w:r w:rsidRPr="00704333">
          <w:rPr>
            <w:rFonts w:ascii="Verdana" w:eastAsia="Times New Roman" w:hAnsi="Verdana" w:cs="Times New Roman"/>
            <w:b/>
            <w:bCs/>
            <w:color w:val="222222"/>
            <w:sz w:val="23"/>
            <w:szCs w:val="23"/>
            <w:lang w:eastAsia="id-ID"/>
          </w:rPr>
          <w:instrText xml:space="preserve"> HYPERLINK "https://mutiaraislam.net/kata-mutiara-islam-dari-hadis-nabi/" \t "_blank" </w:instrText>
        </w:r>
        <w:r w:rsidRPr="00704333">
          <w:rPr>
            <w:rFonts w:ascii="Verdana" w:eastAsia="Times New Roman" w:hAnsi="Verdana" w:cs="Times New Roman"/>
            <w:b/>
            <w:bCs/>
            <w:color w:val="222222"/>
            <w:sz w:val="23"/>
            <w:szCs w:val="23"/>
            <w:lang w:eastAsia="id-ID"/>
          </w:rPr>
          <w:fldChar w:fldCharType="separate"/>
        </w:r>
        <w:r w:rsidRPr="00704333">
          <w:rPr>
            <w:rFonts w:ascii="Verdana" w:eastAsia="Times New Roman" w:hAnsi="Verdana" w:cs="Times New Roman"/>
            <w:b/>
            <w:bCs/>
            <w:color w:val="DD3333"/>
            <w:sz w:val="23"/>
            <w:szCs w:val="23"/>
            <w:lang w:eastAsia="id-ID"/>
          </w:rPr>
          <w:t>Kata Mutiara Islam dari Hadis Nabi yang Penuh Nasehat Indah</w:t>
        </w:r>
        <w:r w:rsidRPr="00704333">
          <w:rPr>
            <w:rFonts w:ascii="Verdana" w:eastAsia="Times New Roman" w:hAnsi="Verdana" w:cs="Times New Roman"/>
            <w:b/>
            <w:bCs/>
            <w:color w:val="222222"/>
            <w:sz w:val="23"/>
            <w:szCs w:val="23"/>
            <w:lang w:eastAsia="id-ID"/>
          </w:rPr>
          <w:fldChar w:fldCharType="end"/>
        </w:r>
        <w:r w:rsidRPr="00704333">
          <w:rPr>
            <w:rFonts w:ascii="Verdana" w:eastAsia="Times New Roman" w:hAnsi="Verdana" w:cs="Times New Roman"/>
            <w:color w:val="222222"/>
            <w:sz w:val="23"/>
            <w:szCs w:val="23"/>
            <w:lang w:eastAsia="id-ID"/>
          </w:rPr>
          <w:t>)</w:t>
        </w:r>
      </w:ins>
    </w:p>
    <w:p w:rsidR="00704333" w:rsidRPr="00704333" w:rsidRDefault="00704333" w:rsidP="00704333">
      <w:pPr>
        <w:shd w:val="clear" w:color="auto" w:fill="FFFFFF"/>
        <w:spacing w:before="450" w:after="300" w:line="570" w:lineRule="atLeast"/>
        <w:outlineLvl w:val="1"/>
        <w:rPr>
          <w:ins w:id="55" w:author="Unknown"/>
          <w:rFonts w:ascii="Arial" w:eastAsia="Times New Roman" w:hAnsi="Arial" w:cs="Arial"/>
          <w:color w:val="111111"/>
          <w:sz w:val="41"/>
          <w:szCs w:val="41"/>
          <w:lang w:eastAsia="id-ID"/>
        </w:rPr>
      </w:pPr>
      <w:ins w:id="56" w:author="Unknown">
        <w:r w:rsidRPr="00704333">
          <w:rPr>
            <w:rFonts w:ascii="Arial" w:eastAsia="Times New Roman" w:hAnsi="Arial" w:cs="Arial"/>
            <w:color w:val="111111"/>
            <w:sz w:val="41"/>
            <w:szCs w:val="41"/>
            <w:lang w:eastAsia="id-ID"/>
          </w:rPr>
          <w:t>Kata Kata Bijak Islami dari Alquran</w:t>
        </w:r>
      </w:ins>
    </w:p>
    <w:p w:rsidR="00704333" w:rsidRPr="00704333" w:rsidRDefault="00704333" w:rsidP="00704333">
      <w:pPr>
        <w:shd w:val="clear" w:color="auto" w:fill="FFFFFF"/>
        <w:spacing w:after="390" w:line="240" w:lineRule="auto"/>
        <w:rPr>
          <w:ins w:id="57" w:author="Unknown"/>
          <w:rFonts w:ascii="Verdana" w:eastAsia="Times New Roman" w:hAnsi="Verdana" w:cs="Times New Roman"/>
          <w:color w:val="222222"/>
          <w:sz w:val="23"/>
          <w:szCs w:val="23"/>
          <w:lang w:eastAsia="id-ID"/>
        </w:rPr>
      </w:pPr>
      <w:ins w:id="58" w:author="Unknown">
        <w:r w:rsidRPr="00704333">
          <w:rPr>
            <w:rFonts w:ascii="Verdana" w:eastAsia="Times New Roman" w:hAnsi="Verdana" w:cs="Times New Roman"/>
            <w:b/>
            <w:bCs/>
            <w:color w:val="222222"/>
            <w:sz w:val="23"/>
            <w:szCs w:val="23"/>
            <w:lang w:eastAsia="id-ID"/>
          </w:rPr>
          <w:t>Berkata yang baik</w:t>
        </w:r>
      </w:ins>
    </w:p>
    <w:p w:rsidR="00704333" w:rsidRPr="00704333" w:rsidRDefault="00704333" w:rsidP="00704333">
      <w:pPr>
        <w:shd w:val="clear" w:color="auto" w:fill="FFFFFF"/>
        <w:spacing w:after="390" w:line="240" w:lineRule="auto"/>
        <w:rPr>
          <w:ins w:id="59"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76800" cy="4857750"/>
            <wp:effectExtent l="0" t="0" r="0" b="0"/>
            <wp:docPr id="18" name="Picture 18"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ta bijak islami dari alqur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60" w:author="Unknown"/>
          <w:rFonts w:ascii="Verdana" w:eastAsia="Times New Roman" w:hAnsi="Verdana" w:cs="Times New Roman"/>
          <w:color w:val="222222"/>
          <w:sz w:val="23"/>
          <w:szCs w:val="23"/>
          <w:lang w:eastAsia="id-ID"/>
        </w:rPr>
      </w:pPr>
      <w:ins w:id="61" w:author="Unknown">
        <w:r w:rsidRPr="00704333">
          <w:rPr>
            <w:rFonts w:ascii="Verdana" w:eastAsia="Times New Roman" w:hAnsi="Verdana" w:cs="Times New Roman"/>
            <w:color w:val="222222"/>
            <w:sz w:val="23"/>
            <w:szCs w:val="23"/>
            <w:lang w:eastAsia="id-ID"/>
          </w:rPr>
          <w:t>And Speak to people Kindly. – (Q.S Al-Baqarah: 83)</w:t>
        </w:r>
      </w:ins>
    </w:p>
    <w:p w:rsidR="00704333" w:rsidRPr="00704333" w:rsidRDefault="00704333" w:rsidP="00704333">
      <w:pPr>
        <w:shd w:val="clear" w:color="auto" w:fill="FFFFFF"/>
        <w:spacing w:after="390" w:line="240" w:lineRule="auto"/>
        <w:jc w:val="right"/>
        <w:rPr>
          <w:ins w:id="62" w:author="Unknown"/>
          <w:rFonts w:ascii="Verdana" w:eastAsia="Times New Roman" w:hAnsi="Verdana" w:cs="Times New Roman"/>
          <w:color w:val="222222"/>
          <w:sz w:val="23"/>
          <w:szCs w:val="23"/>
          <w:lang w:eastAsia="id-ID"/>
        </w:rPr>
      </w:pPr>
      <w:ins w:id="63" w:author="Unknown">
        <w:r w:rsidRPr="00704333">
          <w:rPr>
            <w:rFonts w:ascii="Times New Roman" w:eastAsia="Times New Roman" w:hAnsi="Times New Roman" w:cs="Times New Roman"/>
            <w:color w:val="222222"/>
            <w:sz w:val="32"/>
            <w:szCs w:val="32"/>
            <w:rtl/>
            <w:lang w:eastAsia="id-ID"/>
          </w:rPr>
          <w:t>وَقُولُوا لِلنَّاسِ حُسْنًا</w:t>
        </w:r>
      </w:ins>
    </w:p>
    <w:p w:rsidR="00704333" w:rsidRPr="00704333" w:rsidRDefault="00704333" w:rsidP="00704333">
      <w:pPr>
        <w:shd w:val="clear" w:color="auto" w:fill="FFFFFF"/>
        <w:spacing w:after="390" w:line="240" w:lineRule="auto"/>
        <w:rPr>
          <w:ins w:id="64" w:author="Unknown"/>
          <w:rFonts w:ascii="Verdana" w:eastAsia="Times New Roman" w:hAnsi="Verdana" w:cs="Times New Roman"/>
          <w:color w:val="222222"/>
          <w:sz w:val="23"/>
          <w:szCs w:val="23"/>
          <w:lang w:eastAsia="id-ID"/>
        </w:rPr>
      </w:pPr>
      <w:ins w:id="65" w:author="Unknown">
        <w:r w:rsidRPr="00704333">
          <w:rPr>
            <w:rFonts w:ascii="Verdana" w:eastAsia="Times New Roman" w:hAnsi="Verdana" w:cs="Times New Roman"/>
            <w:color w:val="222222"/>
            <w:sz w:val="23"/>
            <w:szCs w:val="23"/>
            <w:lang w:eastAsia="id-ID"/>
          </w:rPr>
          <w:t>Dan ucapkanlah kata-kata yang baik kepada manusia. – (Q.S Al-Baqarah: 83)</w:t>
        </w:r>
      </w:ins>
    </w:p>
    <w:p w:rsidR="00704333" w:rsidRPr="00704333" w:rsidRDefault="00704333" w:rsidP="00704333">
      <w:pPr>
        <w:shd w:val="clear" w:color="auto" w:fill="FFFFFF"/>
        <w:spacing w:after="390" w:line="240" w:lineRule="auto"/>
        <w:rPr>
          <w:ins w:id="66" w:author="Unknown"/>
          <w:rFonts w:ascii="Verdana" w:eastAsia="Times New Roman" w:hAnsi="Verdana" w:cs="Times New Roman"/>
          <w:color w:val="222222"/>
          <w:sz w:val="23"/>
          <w:szCs w:val="23"/>
          <w:lang w:eastAsia="id-ID"/>
        </w:rPr>
      </w:pPr>
      <w:ins w:id="67" w:author="Unknown">
        <w:r w:rsidRPr="00704333">
          <w:rPr>
            <w:rFonts w:ascii="Verdana" w:eastAsia="Times New Roman" w:hAnsi="Verdana" w:cs="Times New Roman"/>
            <w:b/>
            <w:bCs/>
            <w:color w:val="222222"/>
            <w:sz w:val="23"/>
            <w:szCs w:val="23"/>
            <w:lang w:eastAsia="id-ID"/>
          </w:rPr>
          <w:t>Allah Sang Penyembuh</w:t>
        </w:r>
      </w:ins>
    </w:p>
    <w:p w:rsidR="00704333" w:rsidRPr="00704333" w:rsidRDefault="00704333" w:rsidP="00704333">
      <w:pPr>
        <w:shd w:val="clear" w:color="auto" w:fill="FFFFFF"/>
        <w:spacing w:after="390" w:line="240" w:lineRule="auto"/>
        <w:rPr>
          <w:ins w:id="68"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76800" cy="4876800"/>
            <wp:effectExtent l="0" t="0" r="0" b="0"/>
            <wp:docPr id="17" name="Picture 17"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ta bijak islami dari alqur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69" w:author="Unknown"/>
          <w:rFonts w:ascii="Verdana" w:eastAsia="Times New Roman" w:hAnsi="Verdana" w:cs="Times New Roman"/>
          <w:color w:val="222222"/>
          <w:sz w:val="23"/>
          <w:szCs w:val="23"/>
          <w:lang w:eastAsia="id-ID"/>
        </w:rPr>
      </w:pPr>
      <w:ins w:id="70" w:author="Unknown">
        <w:r w:rsidRPr="00704333">
          <w:rPr>
            <w:rFonts w:ascii="Verdana" w:eastAsia="Times New Roman" w:hAnsi="Verdana" w:cs="Times New Roman"/>
            <w:color w:val="222222"/>
            <w:sz w:val="23"/>
            <w:szCs w:val="23"/>
            <w:lang w:eastAsia="id-ID"/>
          </w:rPr>
          <w:t>And when i am ill, it is he who cures me. – (Q.S Asy-Syu’ara: 80)</w:t>
        </w:r>
      </w:ins>
    </w:p>
    <w:p w:rsidR="00704333" w:rsidRPr="00704333" w:rsidRDefault="00704333" w:rsidP="00704333">
      <w:pPr>
        <w:shd w:val="clear" w:color="auto" w:fill="FFFFFF"/>
        <w:spacing w:after="390" w:line="240" w:lineRule="auto"/>
        <w:jc w:val="right"/>
        <w:rPr>
          <w:ins w:id="71" w:author="Unknown"/>
          <w:rFonts w:ascii="Verdana" w:eastAsia="Times New Roman" w:hAnsi="Verdana" w:cs="Times New Roman"/>
          <w:color w:val="222222"/>
          <w:sz w:val="23"/>
          <w:szCs w:val="23"/>
          <w:lang w:eastAsia="id-ID"/>
        </w:rPr>
      </w:pPr>
      <w:ins w:id="72" w:author="Unknown">
        <w:r w:rsidRPr="00704333">
          <w:rPr>
            <w:rFonts w:ascii="Times New Roman" w:eastAsia="Times New Roman" w:hAnsi="Times New Roman" w:cs="Times New Roman"/>
            <w:color w:val="222222"/>
            <w:sz w:val="32"/>
            <w:szCs w:val="32"/>
            <w:rtl/>
            <w:lang w:eastAsia="id-ID"/>
          </w:rPr>
          <w:t>وَإِذَا مَرِضْتُ فَهُوَ يَشْفِينِ</w:t>
        </w:r>
      </w:ins>
    </w:p>
    <w:p w:rsidR="00704333" w:rsidRPr="00704333" w:rsidRDefault="00704333" w:rsidP="00704333">
      <w:pPr>
        <w:shd w:val="clear" w:color="auto" w:fill="FFFFFF"/>
        <w:spacing w:after="390" w:line="240" w:lineRule="auto"/>
        <w:rPr>
          <w:ins w:id="73" w:author="Unknown"/>
          <w:rFonts w:ascii="Verdana" w:eastAsia="Times New Roman" w:hAnsi="Verdana" w:cs="Times New Roman"/>
          <w:color w:val="222222"/>
          <w:sz w:val="23"/>
          <w:szCs w:val="23"/>
          <w:lang w:eastAsia="id-ID"/>
        </w:rPr>
      </w:pPr>
      <w:ins w:id="74" w:author="Unknown">
        <w:r w:rsidRPr="00704333">
          <w:rPr>
            <w:rFonts w:ascii="Verdana" w:eastAsia="Times New Roman" w:hAnsi="Verdana" w:cs="Times New Roman"/>
            <w:color w:val="222222"/>
            <w:sz w:val="23"/>
            <w:szCs w:val="23"/>
            <w:lang w:eastAsia="id-ID"/>
          </w:rPr>
          <w:t>dan apabila aku sakit, Dialah Yang menyembuhkan aku. – (Q.S Asy-Syu’ara: 80)</w:t>
        </w:r>
      </w:ins>
    </w:p>
    <w:p w:rsidR="00704333" w:rsidRPr="00704333" w:rsidRDefault="00704333" w:rsidP="00704333">
      <w:pPr>
        <w:shd w:val="clear" w:color="auto" w:fill="FFFFFF"/>
        <w:spacing w:after="390" w:line="240" w:lineRule="auto"/>
        <w:rPr>
          <w:ins w:id="75" w:author="Unknown"/>
          <w:rFonts w:ascii="Verdana" w:eastAsia="Times New Roman" w:hAnsi="Verdana" w:cs="Times New Roman"/>
          <w:color w:val="222222"/>
          <w:sz w:val="23"/>
          <w:szCs w:val="23"/>
          <w:lang w:eastAsia="id-ID"/>
        </w:rPr>
      </w:pPr>
      <w:ins w:id="76" w:author="Unknown">
        <w:r w:rsidRPr="00704333">
          <w:rPr>
            <w:rFonts w:ascii="Verdana" w:eastAsia="Times New Roman" w:hAnsi="Verdana" w:cs="Times New Roman"/>
            <w:b/>
            <w:bCs/>
            <w:color w:val="222222"/>
            <w:sz w:val="23"/>
            <w:szCs w:val="23"/>
            <w:lang w:eastAsia="id-ID"/>
          </w:rPr>
          <w:t>Bertawakkallah</w:t>
        </w:r>
      </w:ins>
    </w:p>
    <w:p w:rsidR="00704333" w:rsidRPr="00704333" w:rsidRDefault="00704333" w:rsidP="00704333">
      <w:pPr>
        <w:shd w:val="clear" w:color="auto" w:fill="FFFFFF"/>
        <w:spacing w:after="390" w:line="240" w:lineRule="auto"/>
        <w:rPr>
          <w:ins w:id="77"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714875" cy="4572000"/>
            <wp:effectExtent l="0" t="0" r="9525" b="0"/>
            <wp:docPr id="16" name="Picture 16"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ta bijak islami dari alqu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5720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78" w:author="Unknown"/>
          <w:rFonts w:ascii="Verdana" w:eastAsia="Times New Roman" w:hAnsi="Verdana" w:cs="Times New Roman"/>
          <w:color w:val="222222"/>
          <w:sz w:val="23"/>
          <w:szCs w:val="23"/>
          <w:lang w:eastAsia="id-ID"/>
        </w:rPr>
      </w:pPr>
      <w:ins w:id="79" w:author="Unknown">
        <w:r w:rsidRPr="00704333">
          <w:rPr>
            <w:rFonts w:ascii="Verdana" w:eastAsia="Times New Roman" w:hAnsi="Verdana" w:cs="Times New Roman"/>
            <w:color w:val="222222"/>
            <w:sz w:val="23"/>
            <w:szCs w:val="23"/>
            <w:lang w:eastAsia="id-ID"/>
          </w:rPr>
          <w:t>Then when you have taken a decision, put your trust in Allah certainly, Allah loves those who put their trust (in him). – (Q.S Ali Imran: 159)</w:t>
        </w:r>
      </w:ins>
    </w:p>
    <w:p w:rsidR="00704333" w:rsidRPr="00704333" w:rsidRDefault="00704333" w:rsidP="00704333">
      <w:pPr>
        <w:shd w:val="clear" w:color="auto" w:fill="FFFFFF"/>
        <w:spacing w:after="390" w:line="240" w:lineRule="auto"/>
        <w:jc w:val="right"/>
        <w:rPr>
          <w:ins w:id="80" w:author="Unknown"/>
          <w:rFonts w:ascii="Verdana" w:eastAsia="Times New Roman" w:hAnsi="Verdana" w:cs="Times New Roman"/>
          <w:color w:val="222222"/>
          <w:sz w:val="23"/>
          <w:szCs w:val="23"/>
          <w:lang w:eastAsia="id-ID"/>
        </w:rPr>
      </w:pPr>
      <w:ins w:id="81" w:author="Unknown">
        <w:r w:rsidRPr="00704333">
          <w:rPr>
            <w:rFonts w:ascii="Times New Roman" w:eastAsia="Times New Roman" w:hAnsi="Times New Roman" w:cs="Times New Roman"/>
            <w:color w:val="222222"/>
            <w:sz w:val="32"/>
            <w:szCs w:val="32"/>
            <w:rtl/>
            <w:lang w:eastAsia="id-ID"/>
          </w:rPr>
          <w:t>فَإِذَا عَزَمْتَ فَتَوَكَّلْ عَلَى اللَّهِ ۚ إِنَّ اللَّهَ يُحِبُّ الْمُتَوَكِّلِينَ</w:t>
        </w:r>
      </w:ins>
    </w:p>
    <w:p w:rsidR="00704333" w:rsidRPr="00704333" w:rsidRDefault="00704333" w:rsidP="00704333">
      <w:pPr>
        <w:shd w:val="clear" w:color="auto" w:fill="FFFFFF"/>
        <w:spacing w:after="390" w:line="240" w:lineRule="auto"/>
        <w:rPr>
          <w:ins w:id="82" w:author="Unknown"/>
          <w:rFonts w:ascii="Verdana" w:eastAsia="Times New Roman" w:hAnsi="Verdana" w:cs="Times New Roman"/>
          <w:color w:val="222222"/>
          <w:sz w:val="23"/>
          <w:szCs w:val="23"/>
          <w:lang w:eastAsia="id-ID"/>
        </w:rPr>
      </w:pPr>
      <w:ins w:id="83" w:author="Unknown">
        <w:r w:rsidRPr="00704333">
          <w:rPr>
            <w:rFonts w:ascii="Verdana" w:eastAsia="Times New Roman" w:hAnsi="Verdana" w:cs="Times New Roman"/>
            <w:color w:val="222222"/>
            <w:sz w:val="23"/>
            <w:szCs w:val="23"/>
            <w:lang w:eastAsia="id-ID"/>
          </w:rPr>
          <w:t>Kemudian apabila kamu telah membulatkan tekad, maka bertawakkallah kepada Allah. Sesungguhnya Allah menyukai orang-orang yang bertawakkal kepada-Nya. – (Q.S Ali Imran: 159)</w:t>
        </w:r>
      </w:ins>
    </w:p>
    <w:p w:rsidR="00704333" w:rsidRPr="00704333" w:rsidRDefault="00704333" w:rsidP="00704333">
      <w:pPr>
        <w:shd w:val="clear" w:color="auto" w:fill="FFFFFF"/>
        <w:spacing w:after="390" w:line="240" w:lineRule="auto"/>
        <w:rPr>
          <w:ins w:id="84" w:author="Unknown"/>
          <w:rFonts w:ascii="Verdana" w:eastAsia="Times New Roman" w:hAnsi="Verdana" w:cs="Times New Roman"/>
          <w:color w:val="222222"/>
          <w:sz w:val="23"/>
          <w:szCs w:val="23"/>
          <w:lang w:eastAsia="id-ID"/>
        </w:rPr>
      </w:pPr>
      <w:ins w:id="85" w:author="Unknown">
        <w:r w:rsidRPr="00704333">
          <w:rPr>
            <w:rFonts w:ascii="Verdana" w:eastAsia="Times New Roman" w:hAnsi="Verdana" w:cs="Times New Roman"/>
            <w:b/>
            <w:bCs/>
            <w:color w:val="222222"/>
            <w:sz w:val="23"/>
            <w:szCs w:val="23"/>
            <w:lang w:eastAsia="id-ID"/>
          </w:rPr>
          <w:t>Allah Maha Melihat</w:t>
        </w:r>
      </w:ins>
    </w:p>
    <w:p w:rsidR="00704333" w:rsidRPr="00704333" w:rsidRDefault="00704333" w:rsidP="00704333">
      <w:pPr>
        <w:shd w:val="clear" w:color="auto" w:fill="FFFFFF"/>
        <w:spacing w:after="390" w:line="240" w:lineRule="auto"/>
        <w:rPr>
          <w:ins w:id="86"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733925" cy="4791075"/>
            <wp:effectExtent l="0" t="0" r="9525" b="9525"/>
            <wp:docPr id="15" name="Picture 15"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ta bijak islami dari alqur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47910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87" w:author="Unknown"/>
          <w:rFonts w:ascii="Verdana" w:eastAsia="Times New Roman" w:hAnsi="Verdana" w:cs="Times New Roman"/>
          <w:color w:val="222222"/>
          <w:sz w:val="23"/>
          <w:szCs w:val="23"/>
          <w:lang w:eastAsia="id-ID"/>
        </w:rPr>
      </w:pPr>
      <w:ins w:id="88" w:author="Unknown">
        <w:r w:rsidRPr="00704333">
          <w:rPr>
            <w:rFonts w:ascii="Verdana" w:eastAsia="Times New Roman" w:hAnsi="Verdana" w:cs="Times New Roman"/>
            <w:color w:val="222222"/>
            <w:sz w:val="23"/>
            <w:szCs w:val="23"/>
            <w:lang w:eastAsia="id-ID"/>
          </w:rPr>
          <w:t>And ever is your Lord Seeing. – (Q.S Al-Furqan: 20)</w:t>
        </w:r>
      </w:ins>
    </w:p>
    <w:p w:rsidR="00704333" w:rsidRPr="00704333" w:rsidRDefault="00704333" w:rsidP="00704333">
      <w:pPr>
        <w:shd w:val="clear" w:color="auto" w:fill="FFFFFF"/>
        <w:spacing w:after="390" w:line="240" w:lineRule="auto"/>
        <w:jc w:val="right"/>
        <w:rPr>
          <w:ins w:id="89" w:author="Unknown"/>
          <w:rFonts w:ascii="Verdana" w:eastAsia="Times New Roman" w:hAnsi="Verdana" w:cs="Times New Roman"/>
          <w:color w:val="222222"/>
          <w:sz w:val="23"/>
          <w:szCs w:val="23"/>
          <w:lang w:eastAsia="id-ID"/>
        </w:rPr>
      </w:pPr>
      <w:ins w:id="90" w:author="Unknown">
        <w:r w:rsidRPr="00704333">
          <w:rPr>
            <w:rFonts w:ascii="Times New Roman" w:eastAsia="Times New Roman" w:hAnsi="Times New Roman" w:cs="Times New Roman"/>
            <w:color w:val="222222"/>
            <w:sz w:val="32"/>
            <w:szCs w:val="32"/>
            <w:rtl/>
            <w:lang w:eastAsia="id-ID"/>
          </w:rPr>
          <w:t>وَكَانَ رَبُّكَ بَصِيرًا</w:t>
        </w:r>
      </w:ins>
    </w:p>
    <w:p w:rsidR="00704333" w:rsidRPr="00704333" w:rsidRDefault="00704333" w:rsidP="00704333">
      <w:pPr>
        <w:shd w:val="clear" w:color="auto" w:fill="FFFFFF"/>
        <w:spacing w:after="390" w:line="240" w:lineRule="auto"/>
        <w:rPr>
          <w:ins w:id="91" w:author="Unknown"/>
          <w:rFonts w:ascii="Verdana" w:eastAsia="Times New Roman" w:hAnsi="Verdana" w:cs="Times New Roman"/>
          <w:color w:val="222222"/>
          <w:sz w:val="23"/>
          <w:szCs w:val="23"/>
          <w:lang w:eastAsia="id-ID"/>
        </w:rPr>
      </w:pPr>
      <w:ins w:id="92" w:author="Unknown">
        <w:r w:rsidRPr="00704333">
          <w:rPr>
            <w:rFonts w:ascii="Verdana" w:eastAsia="Times New Roman" w:hAnsi="Verdana" w:cs="Times New Roman"/>
            <w:color w:val="222222"/>
            <w:sz w:val="23"/>
            <w:szCs w:val="23"/>
            <w:lang w:eastAsia="id-ID"/>
          </w:rPr>
          <w:t>dan adalah Tuhanmu maha Melihat. – (Q.S Al-Furqan: 20)</w:t>
        </w:r>
      </w:ins>
    </w:p>
    <w:p w:rsidR="00704333" w:rsidRPr="00704333" w:rsidRDefault="00704333" w:rsidP="00704333">
      <w:pPr>
        <w:shd w:val="clear" w:color="auto" w:fill="FFFFFF"/>
        <w:spacing w:after="390" w:line="240" w:lineRule="auto"/>
        <w:rPr>
          <w:ins w:id="93" w:author="Unknown"/>
          <w:rFonts w:ascii="Verdana" w:eastAsia="Times New Roman" w:hAnsi="Verdana" w:cs="Times New Roman"/>
          <w:color w:val="222222"/>
          <w:sz w:val="23"/>
          <w:szCs w:val="23"/>
          <w:lang w:eastAsia="id-ID"/>
        </w:rPr>
      </w:pPr>
      <w:ins w:id="94" w:author="Unknown">
        <w:r w:rsidRPr="00704333">
          <w:rPr>
            <w:rFonts w:ascii="Verdana" w:eastAsia="Times New Roman" w:hAnsi="Verdana" w:cs="Times New Roman"/>
            <w:b/>
            <w:bCs/>
            <w:color w:val="222222"/>
            <w:sz w:val="23"/>
            <w:szCs w:val="23"/>
            <w:lang w:eastAsia="id-ID"/>
          </w:rPr>
          <w:t>Bentuk cobaan</w:t>
        </w:r>
      </w:ins>
    </w:p>
    <w:p w:rsidR="00704333" w:rsidRPr="00704333" w:rsidRDefault="00704333" w:rsidP="00704333">
      <w:pPr>
        <w:shd w:val="clear" w:color="auto" w:fill="FFFFFF"/>
        <w:spacing w:after="390" w:line="240" w:lineRule="auto"/>
        <w:rPr>
          <w:ins w:id="95"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038600" cy="4876800"/>
            <wp:effectExtent l="0" t="0" r="0" b="0"/>
            <wp:docPr id="14" name="Picture 14"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ata bijak islami dari alqur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96" w:author="Unknown"/>
          <w:rFonts w:ascii="Verdana" w:eastAsia="Times New Roman" w:hAnsi="Verdana" w:cs="Times New Roman"/>
          <w:color w:val="222222"/>
          <w:sz w:val="23"/>
          <w:szCs w:val="23"/>
          <w:lang w:eastAsia="id-ID"/>
        </w:rPr>
      </w:pPr>
      <w:ins w:id="97" w:author="Unknown">
        <w:r w:rsidRPr="00704333">
          <w:rPr>
            <w:rFonts w:ascii="Verdana" w:eastAsia="Times New Roman" w:hAnsi="Verdana" w:cs="Times New Roman"/>
            <w:color w:val="222222"/>
            <w:sz w:val="23"/>
            <w:szCs w:val="23"/>
            <w:lang w:eastAsia="id-ID"/>
          </w:rPr>
          <w:t>We will test you in fear, hunger loss of wealth life and fruit, but give glad tiding to the patient ones. – (Q.S Al-Baqarah: 155)</w:t>
        </w:r>
      </w:ins>
    </w:p>
    <w:p w:rsidR="00704333" w:rsidRPr="00704333" w:rsidRDefault="00704333" w:rsidP="00704333">
      <w:pPr>
        <w:shd w:val="clear" w:color="auto" w:fill="FFFFFF"/>
        <w:spacing w:after="390" w:line="240" w:lineRule="auto"/>
        <w:jc w:val="right"/>
        <w:rPr>
          <w:ins w:id="98" w:author="Unknown"/>
          <w:rFonts w:ascii="Verdana" w:eastAsia="Times New Roman" w:hAnsi="Verdana" w:cs="Times New Roman"/>
          <w:color w:val="222222"/>
          <w:sz w:val="23"/>
          <w:szCs w:val="23"/>
          <w:lang w:eastAsia="id-ID"/>
        </w:rPr>
      </w:pPr>
      <w:ins w:id="99" w:author="Unknown">
        <w:r w:rsidRPr="00704333">
          <w:rPr>
            <w:rFonts w:ascii="Times New Roman" w:eastAsia="Times New Roman" w:hAnsi="Times New Roman" w:cs="Times New Roman"/>
            <w:color w:val="222222"/>
            <w:sz w:val="32"/>
            <w:szCs w:val="32"/>
            <w:rtl/>
            <w:lang w:eastAsia="id-ID"/>
          </w:rPr>
          <w:t>وَلَنَبْلُوَنَّكُمْ بِشَيْءٍ مِنَ الْخَوْفِ وَالْجُوعِ وَنَقْصٍ مِنَ الْأَمْوَالِ وَالْأَنْفُسِ وَالثَّمَرَاتِ ۗ وَبَشِّرِ الصَّابِرِينَ</w:t>
        </w:r>
      </w:ins>
    </w:p>
    <w:p w:rsidR="00704333" w:rsidRPr="00704333" w:rsidRDefault="00704333" w:rsidP="00704333">
      <w:pPr>
        <w:shd w:val="clear" w:color="auto" w:fill="FFFFFF"/>
        <w:spacing w:after="390" w:line="240" w:lineRule="auto"/>
        <w:rPr>
          <w:ins w:id="100" w:author="Unknown"/>
          <w:rFonts w:ascii="Verdana" w:eastAsia="Times New Roman" w:hAnsi="Verdana" w:cs="Times New Roman"/>
          <w:color w:val="222222"/>
          <w:sz w:val="23"/>
          <w:szCs w:val="23"/>
          <w:lang w:eastAsia="id-ID"/>
        </w:rPr>
      </w:pPr>
      <w:ins w:id="101" w:author="Unknown">
        <w:r w:rsidRPr="00704333">
          <w:rPr>
            <w:rFonts w:ascii="Verdana" w:eastAsia="Times New Roman" w:hAnsi="Verdana" w:cs="Times New Roman"/>
            <w:color w:val="222222"/>
            <w:sz w:val="23"/>
            <w:szCs w:val="23"/>
            <w:lang w:eastAsia="id-ID"/>
          </w:rPr>
          <w:t>Dan sungguh akan Kami berikan cobaan kepadamu, dengan sedikit ketakutan, kelaparan, kekurangan harta, jiwa dan buah-buahan. Dan berikanlah berita gembira kepada orang-orang yang sabar. – (Q.S Al-Baqarah: 155)</w:t>
        </w:r>
      </w:ins>
    </w:p>
    <w:p w:rsidR="00704333" w:rsidRPr="00704333" w:rsidRDefault="00704333" w:rsidP="00704333">
      <w:pPr>
        <w:shd w:val="clear" w:color="auto" w:fill="FFFFFF"/>
        <w:spacing w:after="390" w:line="240" w:lineRule="auto"/>
        <w:rPr>
          <w:ins w:id="102" w:author="Unknown"/>
          <w:rFonts w:ascii="Verdana" w:eastAsia="Times New Roman" w:hAnsi="Verdana" w:cs="Times New Roman"/>
          <w:color w:val="222222"/>
          <w:sz w:val="23"/>
          <w:szCs w:val="23"/>
          <w:lang w:eastAsia="id-ID"/>
        </w:rPr>
      </w:pPr>
      <w:ins w:id="103" w:author="Unknown">
        <w:r w:rsidRPr="00704333">
          <w:rPr>
            <w:rFonts w:ascii="Verdana" w:eastAsia="Times New Roman" w:hAnsi="Verdana" w:cs="Times New Roman"/>
            <w:b/>
            <w:bCs/>
            <w:color w:val="222222"/>
            <w:sz w:val="23"/>
            <w:szCs w:val="23"/>
            <w:lang w:eastAsia="id-ID"/>
          </w:rPr>
          <w:t>Memohon ampunan</w:t>
        </w:r>
      </w:ins>
    </w:p>
    <w:p w:rsidR="00704333" w:rsidRPr="00704333" w:rsidRDefault="00704333" w:rsidP="00704333">
      <w:pPr>
        <w:shd w:val="clear" w:color="auto" w:fill="FFFFFF"/>
        <w:spacing w:after="390" w:line="240" w:lineRule="auto"/>
        <w:rPr>
          <w:ins w:id="104"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657725" cy="4638675"/>
            <wp:effectExtent l="0" t="0" r="9525" b="9525"/>
            <wp:docPr id="13" name="Picture 13"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ta bijak islami dari alqur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46386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05" w:author="Unknown"/>
          <w:rFonts w:ascii="Verdana" w:eastAsia="Times New Roman" w:hAnsi="Verdana" w:cs="Times New Roman"/>
          <w:color w:val="222222"/>
          <w:sz w:val="23"/>
          <w:szCs w:val="23"/>
          <w:lang w:eastAsia="id-ID"/>
        </w:rPr>
      </w:pPr>
      <w:ins w:id="106" w:author="Unknown">
        <w:r w:rsidRPr="00704333">
          <w:rPr>
            <w:rFonts w:ascii="Verdana" w:eastAsia="Times New Roman" w:hAnsi="Verdana" w:cs="Times New Roman"/>
            <w:color w:val="222222"/>
            <w:sz w:val="23"/>
            <w:szCs w:val="23"/>
            <w:lang w:eastAsia="id-ID"/>
          </w:rPr>
          <w:t>And Ask for Forgiveness of your lord and repent to him. Indeed, my lord is merciful and loving. – (Q.S Huud: 90)</w:t>
        </w:r>
      </w:ins>
    </w:p>
    <w:p w:rsidR="00704333" w:rsidRPr="00704333" w:rsidRDefault="00704333" w:rsidP="00704333">
      <w:pPr>
        <w:shd w:val="clear" w:color="auto" w:fill="FFFFFF"/>
        <w:spacing w:after="390" w:line="240" w:lineRule="auto"/>
        <w:jc w:val="right"/>
        <w:rPr>
          <w:ins w:id="107" w:author="Unknown"/>
          <w:rFonts w:ascii="Verdana" w:eastAsia="Times New Roman" w:hAnsi="Verdana" w:cs="Times New Roman"/>
          <w:color w:val="222222"/>
          <w:sz w:val="23"/>
          <w:szCs w:val="23"/>
          <w:lang w:eastAsia="id-ID"/>
        </w:rPr>
      </w:pPr>
      <w:ins w:id="108" w:author="Unknown">
        <w:r w:rsidRPr="00704333">
          <w:rPr>
            <w:rFonts w:ascii="Times New Roman" w:eastAsia="Times New Roman" w:hAnsi="Times New Roman" w:cs="Times New Roman"/>
            <w:color w:val="222222"/>
            <w:sz w:val="32"/>
            <w:szCs w:val="32"/>
            <w:rtl/>
            <w:lang w:eastAsia="id-ID"/>
          </w:rPr>
          <w:t>وَاسْتَغْفِرُوا رَبَّكُمْ ثُمَّ تُوبُوا إِلَيْهِ ۚ إِنَّ رَبِّي رَحِيمٌ وَدُودٌ</w:t>
        </w:r>
      </w:ins>
    </w:p>
    <w:p w:rsidR="00704333" w:rsidRPr="00704333" w:rsidRDefault="00704333" w:rsidP="00704333">
      <w:pPr>
        <w:shd w:val="clear" w:color="auto" w:fill="FFFFFF"/>
        <w:spacing w:after="390" w:line="240" w:lineRule="auto"/>
        <w:rPr>
          <w:ins w:id="109" w:author="Unknown"/>
          <w:rFonts w:ascii="Verdana" w:eastAsia="Times New Roman" w:hAnsi="Verdana" w:cs="Times New Roman"/>
          <w:color w:val="222222"/>
          <w:sz w:val="23"/>
          <w:szCs w:val="23"/>
          <w:lang w:eastAsia="id-ID"/>
        </w:rPr>
      </w:pPr>
      <w:ins w:id="110" w:author="Unknown">
        <w:r w:rsidRPr="00704333">
          <w:rPr>
            <w:rFonts w:ascii="Verdana" w:eastAsia="Times New Roman" w:hAnsi="Verdana" w:cs="Times New Roman"/>
            <w:color w:val="222222"/>
            <w:sz w:val="23"/>
            <w:szCs w:val="23"/>
            <w:lang w:eastAsia="id-ID"/>
          </w:rPr>
          <w:t>Dan mohonlah ampun kepada Tuhanmu kemudian bertaubatlah kepada-Nya. Sesungguhnya Tuhanku Maha Penyayang lagi Maha Pengasih. – (Q.S Huud: 90)</w:t>
        </w:r>
      </w:ins>
    </w:p>
    <w:p w:rsidR="00704333" w:rsidRPr="00704333" w:rsidRDefault="00704333" w:rsidP="00704333">
      <w:pPr>
        <w:shd w:val="clear" w:color="auto" w:fill="FFFFFF"/>
        <w:spacing w:after="390" w:line="240" w:lineRule="auto"/>
        <w:rPr>
          <w:ins w:id="111" w:author="Unknown"/>
          <w:rFonts w:ascii="Verdana" w:eastAsia="Times New Roman" w:hAnsi="Verdana" w:cs="Times New Roman"/>
          <w:color w:val="222222"/>
          <w:sz w:val="23"/>
          <w:szCs w:val="23"/>
          <w:lang w:eastAsia="id-ID"/>
        </w:rPr>
      </w:pPr>
      <w:ins w:id="112" w:author="Unknown">
        <w:r w:rsidRPr="00704333">
          <w:rPr>
            <w:rFonts w:ascii="Verdana" w:eastAsia="Times New Roman" w:hAnsi="Verdana" w:cs="Times New Roman"/>
            <w:b/>
            <w:bCs/>
            <w:color w:val="222222"/>
            <w:sz w:val="23"/>
            <w:szCs w:val="23"/>
            <w:lang w:eastAsia="id-ID"/>
          </w:rPr>
          <w:t>Allah bersama mereka</w:t>
        </w:r>
      </w:ins>
    </w:p>
    <w:p w:rsidR="00704333" w:rsidRPr="00704333" w:rsidRDefault="00704333" w:rsidP="00704333">
      <w:pPr>
        <w:shd w:val="clear" w:color="auto" w:fill="FFFFFF"/>
        <w:spacing w:after="390" w:line="240" w:lineRule="auto"/>
        <w:rPr>
          <w:ins w:id="113"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3333750" cy="4076700"/>
            <wp:effectExtent l="0" t="0" r="0" b="0"/>
            <wp:docPr id="12" name="Picture 12"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ta bijak islami dari alqur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40767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14" w:author="Unknown"/>
          <w:rFonts w:ascii="Verdana" w:eastAsia="Times New Roman" w:hAnsi="Verdana" w:cs="Times New Roman"/>
          <w:color w:val="222222"/>
          <w:sz w:val="23"/>
          <w:szCs w:val="23"/>
          <w:lang w:eastAsia="id-ID"/>
        </w:rPr>
      </w:pPr>
      <w:ins w:id="115" w:author="Unknown">
        <w:r w:rsidRPr="00704333">
          <w:rPr>
            <w:rFonts w:ascii="Verdana" w:eastAsia="Times New Roman" w:hAnsi="Verdana" w:cs="Times New Roman"/>
            <w:color w:val="222222"/>
            <w:sz w:val="23"/>
            <w:szCs w:val="23"/>
            <w:lang w:eastAsia="id-ID"/>
          </w:rPr>
          <w:t>Indeed, Allah is with those who fear him and those who are doers of good. – (Q.S An-Nahl: 128)</w:t>
        </w:r>
      </w:ins>
    </w:p>
    <w:p w:rsidR="00704333" w:rsidRPr="00704333" w:rsidRDefault="00704333" w:rsidP="00704333">
      <w:pPr>
        <w:shd w:val="clear" w:color="auto" w:fill="FFFFFF"/>
        <w:spacing w:after="390" w:line="240" w:lineRule="auto"/>
        <w:jc w:val="right"/>
        <w:rPr>
          <w:ins w:id="116" w:author="Unknown"/>
          <w:rFonts w:ascii="Verdana" w:eastAsia="Times New Roman" w:hAnsi="Verdana" w:cs="Times New Roman"/>
          <w:color w:val="222222"/>
          <w:sz w:val="23"/>
          <w:szCs w:val="23"/>
          <w:lang w:eastAsia="id-ID"/>
        </w:rPr>
      </w:pPr>
      <w:ins w:id="117" w:author="Unknown">
        <w:r w:rsidRPr="00704333">
          <w:rPr>
            <w:rFonts w:ascii="Times New Roman" w:eastAsia="Times New Roman" w:hAnsi="Times New Roman" w:cs="Times New Roman"/>
            <w:color w:val="222222"/>
            <w:sz w:val="32"/>
            <w:szCs w:val="32"/>
            <w:rtl/>
            <w:lang w:eastAsia="id-ID"/>
          </w:rPr>
          <w:t>إِنَّ اللَّهَ مَعَ الَّذِينَ اتَّقَوْا وَالَّذِينَ هُمْ مُحْسِنُونَ</w:t>
        </w:r>
      </w:ins>
    </w:p>
    <w:p w:rsidR="00704333" w:rsidRPr="00704333" w:rsidRDefault="00704333" w:rsidP="00704333">
      <w:pPr>
        <w:shd w:val="clear" w:color="auto" w:fill="FFFFFF"/>
        <w:spacing w:after="390" w:line="240" w:lineRule="auto"/>
        <w:rPr>
          <w:ins w:id="118" w:author="Unknown"/>
          <w:rFonts w:ascii="Verdana" w:eastAsia="Times New Roman" w:hAnsi="Verdana" w:cs="Times New Roman"/>
          <w:color w:val="222222"/>
          <w:sz w:val="23"/>
          <w:szCs w:val="23"/>
          <w:lang w:eastAsia="id-ID"/>
        </w:rPr>
      </w:pPr>
      <w:ins w:id="119" w:author="Unknown">
        <w:r w:rsidRPr="00704333">
          <w:rPr>
            <w:rFonts w:ascii="Verdana" w:eastAsia="Times New Roman" w:hAnsi="Verdana" w:cs="Times New Roman"/>
            <w:color w:val="222222"/>
            <w:sz w:val="23"/>
            <w:szCs w:val="23"/>
            <w:lang w:eastAsia="id-ID"/>
          </w:rPr>
          <w:t>Sesungguhnya Allah beserta orang-orang yang bertakwa dan orang-orang yang berbuat kebaikan. – (Q.S An-Nahl: 128)</w:t>
        </w:r>
      </w:ins>
    </w:p>
    <w:p w:rsidR="00704333" w:rsidRPr="00704333" w:rsidRDefault="00704333" w:rsidP="00704333">
      <w:pPr>
        <w:shd w:val="clear" w:color="auto" w:fill="FFFFFF"/>
        <w:spacing w:before="450" w:after="300" w:line="570" w:lineRule="atLeast"/>
        <w:outlineLvl w:val="1"/>
        <w:rPr>
          <w:ins w:id="120" w:author="Unknown"/>
          <w:rFonts w:ascii="Arial" w:eastAsia="Times New Roman" w:hAnsi="Arial" w:cs="Arial"/>
          <w:color w:val="111111"/>
          <w:sz w:val="41"/>
          <w:szCs w:val="41"/>
          <w:lang w:eastAsia="id-ID"/>
        </w:rPr>
      </w:pPr>
      <w:ins w:id="121" w:author="Unknown">
        <w:r w:rsidRPr="00704333">
          <w:rPr>
            <w:rFonts w:ascii="Arial" w:eastAsia="Times New Roman" w:hAnsi="Arial" w:cs="Arial"/>
            <w:color w:val="111111"/>
            <w:sz w:val="41"/>
            <w:szCs w:val="41"/>
            <w:lang w:eastAsia="id-ID"/>
          </w:rPr>
          <w:t>Kata Kata Motivasi Islami dari Alquran</w:t>
        </w:r>
      </w:ins>
    </w:p>
    <w:p w:rsidR="00704333" w:rsidRPr="00704333" w:rsidRDefault="00704333" w:rsidP="00704333">
      <w:pPr>
        <w:shd w:val="clear" w:color="auto" w:fill="FFFFFF"/>
        <w:spacing w:after="390" w:line="240" w:lineRule="auto"/>
        <w:rPr>
          <w:ins w:id="122" w:author="Unknown"/>
          <w:rFonts w:ascii="Verdana" w:eastAsia="Times New Roman" w:hAnsi="Verdana" w:cs="Times New Roman"/>
          <w:color w:val="222222"/>
          <w:sz w:val="23"/>
          <w:szCs w:val="23"/>
          <w:lang w:eastAsia="id-ID"/>
        </w:rPr>
      </w:pPr>
      <w:ins w:id="123" w:author="Unknown">
        <w:r w:rsidRPr="00704333">
          <w:rPr>
            <w:rFonts w:ascii="Verdana" w:eastAsia="Times New Roman" w:hAnsi="Verdana" w:cs="Times New Roman"/>
            <w:b/>
            <w:bCs/>
            <w:color w:val="222222"/>
            <w:sz w:val="23"/>
            <w:szCs w:val="23"/>
            <w:lang w:eastAsia="id-ID"/>
          </w:rPr>
          <w:t>Beribadah sepanjang hayat</w:t>
        </w:r>
      </w:ins>
    </w:p>
    <w:p w:rsidR="00704333" w:rsidRPr="00704333" w:rsidRDefault="00704333" w:rsidP="00704333">
      <w:pPr>
        <w:shd w:val="clear" w:color="auto" w:fill="FFFFFF"/>
        <w:spacing w:after="390" w:line="240" w:lineRule="auto"/>
        <w:rPr>
          <w:ins w:id="124"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57750" cy="4876800"/>
            <wp:effectExtent l="0" t="0" r="0" b="0"/>
            <wp:docPr id="11" name="Picture 11"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ta bijak islami dari alqu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25" w:author="Unknown"/>
          <w:rFonts w:ascii="Verdana" w:eastAsia="Times New Roman" w:hAnsi="Verdana" w:cs="Times New Roman"/>
          <w:color w:val="222222"/>
          <w:sz w:val="23"/>
          <w:szCs w:val="23"/>
          <w:lang w:eastAsia="id-ID"/>
        </w:rPr>
      </w:pPr>
      <w:ins w:id="126" w:author="Unknown">
        <w:r w:rsidRPr="00704333">
          <w:rPr>
            <w:rFonts w:ascii="Verdana" w:eastAsia="Times New Roman" w:hAnsi="Verdana" w:cs="Times New Roman"/>
            <w:color w:val="222222"/>
            <w:sz w:val="23"/>
            <w:szCs w:val="23"/>
            <w:lang w:eastAsia="id-ID"/>
          </w:rPr>
          <w:t>And wordship your lord until there comes into you the certainty (death). – (Q.S Al-Hijr: 99)</w:t>
        </w:r>
      </w:ins>
    </w:p>
    <w:p w:rsidR="00704333" w:rsidRPr="00704333" w:rsidRDefault="00704333" w:rsidP="00704333">
      <w:pPr>
        <w:shd w:val="clear" w:color="auto" w:fill="FFFFFF"/>
        <w:spacing w:after="390" w:line="240" w:lineRule="auto"/>
        <w:jc w:val="right"/>
        <w:rPr>
          <w:ins w:id="127" w:author="Unknown"/>
          <w:rFonts w:ascii="Verdana" w:eastAsia="Times New Roman" w:hAnsi="Verdana" w:cs="Times New Roman"/>
          <w:color w:val="222222"/>
          <w:sz w:val="23"/>
          <w:szCs w:val="23"/>
          <w:lang w:eastAsia="id-ID"/>
        </w:rPr>
      </w:pPr>
      <w:ins w:id="128" w:author="Unknown">
        <w:r w:rsidRPr="00704333">
          <w:rPr>
            <w:rFonts w:ascii="Times New Roman" w:eastAsia="Times New Roman" w:hAnsi="Times New Roman" w:cs="Times New Roman"/>
            <w:color w:val="222222"/>
            <w:sz w:val="32"/>
            <w:szCs w:val="32"/>
            <w:rtl/>
            <w:lang w:eastAsia="id-ID"/>
          </w:rPr>
          <w:t>وَاعْبُدْ رَبَّكَ حَتَّىٰ يَأْتِيَكَ الْيَقِينُ</w:t>
        </w:r>
      </w:ins>
    </w:p>
    <w:p w:rsidR="00704333" w:rsidRPr="00704333" w:rsidRDefault="00704333" w:rsidP="00704333">
      <w:pPr>
        <w:shd w:val="clear" w:color="auto" w:fill="FFFFFF"/>
        <w:spacing w:after="390" w:line="240" w:lineRule="auto"/>
        <w:rPr>
          <w:ins w:id="129" w:author="Unknown"/>
          <w:rFonts w:ascii="Verdana" w:eastAsia="Times New Roman" w:hAnsi="Verdana" w:cs="Times New Roman"/>
          <w:color w:val="222222"/>
          <w:sz w:val="23"/>
          <w:szCs w:val="23"/>
          <w:lang w:eastAsia="id-ID"/>
        </w:rPr>
      </w:pPr>
      <w:ins w:id="130" w:author="Unknown">
        <w:r w:rsidRPr="00704333">
          <w:rPr>
            <w:rFonts w:ascii="Verdana" w:eastAsia="Times New Roman" w:hAnsi="Verdana" w:cs="Times New Roman"/>
            <w:color w:val="222222"/>
            <w:sz w:val="23"/>
            <w:szCs w:val="23"/>
            <w:lang w:eastAsia="id-ID"/>
          </w:rPr>
          <w:t>dan beribadahlah kepada Tuhanmu sampai datangnya ajal kepadamu. – (Q.S Al-Hijr: 99)</w:t>
        </w:r>
      </w:ins>
    </w:p>
    <w:p w:rsidR="00704333" w:rsidRPr="00704333" w:rsidRDefault="00704333" w:rsidP="00704333">
      <w:pPr>
        <w:shd w:val="clear" w:color="auto" w:fill="FFFFFF"/>
        <w:spacing w:after="390" w:line="240" w:lineRule="auto"/>
        <w:rPr>
          <w:ins w:id="131" w:author="Unknown"/>
          <w:rFonts w:ascii="Verdana" w:eastAsia="Times New Roman" w:hAnsi="Verdana" w:cs="Times New Roman"/>
          <w:color w:val="222222"/>
          <w:sz w:val="23"/>
          <w:szCs w:val="23"/>
          <w:lang w:eastAsia="id-ID"/>
        </w:rPr>
      </w:pPr>
      <w:ins w:id="132" w:author="Unknown">
        <w:r w:rsidRPr="00704333">
          <w:rPr>
            <w:rFonts w:ascii="Verdana" w:eastAsia="Times New Roman" w:hAnsi="Verdana" w:cs="Times New Roman"/>
            <w:b/>
            <w:bCs/>
            <w:color w:val="222222"/>
            <w:sz w:val="23"/>
            <w:szCs w:val="23"/>
            <w:lang w:eastAsia="id-ID"/>
          </w:rPr>
          <w:t>Berbuat baiklah</w:t>
        </w:r>
      </w:ins>
    </w:p>
    <w:p w:rsidR="00704333" w:rsidRPr="00704333" w:rsidRDefault="00704333" w:rsidP="00704333">
      <w:pPr>
        <w:shd w:val="clear" w:color="auto" w:fill="FFFFFF"/>
        <w:spacing w:after="390" w:line="240" w:lineRule="auto"/>
        <w:rPr>
          <w:ins w:id="133"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152900" cy="4876800"/>
            <wp:effectExtent l="0" t="0" r="0" b="0"/>
            <wp:docPr id="10" name="Picture 10"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ata bijak islami dari alqur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34" w:author="Unknown"/>
          <w:rFonts w:ascii="Verdana" w:eastAsia="Times New Roman" w:hAnsi="Verdana" w:cs="Times New Roman"/>
          <w:color w:val="222222"/>
          <w:sz w:val="23"/>
          <w:szCs w:val="23"/>
          <w:lang w:eastAsia="id-ID"/>
        </w:rPr>
      </w:pPr>
      <w:ins w:id="135" w:author="Unknown">
        <w:r w:rsidRPr="00704333">
          <w:rPr>
            <w:rFonts w:ascii="Verdana" w:eastAsia="Times New Roman" w:hAnsi="Verdana" w:cs="Times New Roman"/>
            <w:color w:val="222222"/>
            <w:sz w:val="23"/>
            <w:szCs w:val="23"/>
            <w:lang w:eastAsia="id-ID"/>
          </w:rPr>
          <w:t>Do what is beautiful. Allah loves those who do what is Beautiful. – (Q.S Al-Baqarah: 195)</w:t>
        </w:r>
      </w:ins>
    </w:p>
    <w:p w:rsidR="00704333" w:rsidRPr="00704333" w:rsidRDefault="00704333" w:rsidP="00704333">
      <w:pPr>
        <w:shd w:val="clear" w:color="auto" w:fill="FFFFFF"/>
        <w:spacing w:after="390" w:line="240" w:lineRule="auto"/>
        <w:jc w:val="right"/>
        <w:rPr>
          <w:ins w:id="136" w:author="Unknown"/>
          <w:rFonts w:ascii="Verdana" w:eastAsia="Times New Roman" w:hAnsi="Verdana" w:cs="Times New Roman"/>
          <w:color w:val="222222"/>
          <w:sz w:val="23"/>
          <w:szCs w:val="23"/>
          <w:lang w:eastAsia="id-ID"/>
        </w:rPr>
      </w:pPr>
      <w:ins w:id="137" w:author="Unknown">
        <w:r w:rsidRPr="00704333">
          <w:rPr>
            <w:rFonts w:ascii="Times New Roman" w:eastAsia="Times New Roman" w:hAnsi="Times New Roman" w:cs="Times New Roman"/>
            <w:color w:val="222222"/>
            <w:sz w:val="32"/>
            <w:szCs w:val="32"/>
            <w:rtl/>
            <w:lang w:eastAsia="id-ID"/>
          </w:rPr>
          <w:t>وَأَحْسِنُوا ۛ إِنَّ اللَّهَ يُحِبُّ الْمُحْسِنِينَ</w:t>
        </w:r>
      </w:ins>
    </w:p>
    <w:p w:rsidR="00704333" w:rsidRPr="00704333" w:rsidRDefault="00704333" w:rsidP="00704333">
      <w:pPr>
        <w:shd w:val="clear" w:color="auto" w:fill="FFFFFF"/>
        <w:spacing w:after="390" w:line="240" w:lineRule="auto"/>
        <w:rPr>
          <w:ins w:id="138" w:author="Unknown"/>
          <w:rFonts w:ascii="Verdana" w:eastAsia="Times New Roman" w:hAnsi="Verdana" w:cs="Times New Roman"/>
          <w:color w:val="222222"/>
          <w:sz w:val="23"/>
          <w:szCs w:val="23"/>
          <w:lang w:eastAsia="id-ID"/>
        </w:rPr>
      </w:pPr>
      <w:ins w:id="139" w:author="Unknown">
        <w:r w:rsidRPr="00704333">
          <w:rPr>
            <w:rFonts w:ascii="Verdana" w:eastAsia="Times New Roman" w:hAnsi="Verdana" w:cs="Times New Roman"/>
            <w:color w:val="222222"/>
            <w:sz w:val="23"/>
            <w:szCs w:val="23"/>
            <w:lang w:eastAsia="id-ID"/>
          </w:rPr>
          <w:t>dan berbuat baiklah, karena sesungguhnya Allah menyukai orang-orang yang berbuat baik. – (Q.S Al-Baqarah: 195)</w:t>
        </w:r>
      </w:ins>
    </w:p>
    <w:p w:rsidR="00704333" w:rsidRPr="00704333" w:rsidRDefault="00704333" w:rsidP="00704333">
      <w:pPr>
        <w:shd w:val="clear" w:color="auto" w:fill="FFFFFF"/>
        <w:spacing w:after="390" w:line="240" w:lineRule="auto"/>
        <w:rPr>
          <w:ins w:id="140" w:author="Unknown"/>
          <w:rFonts w:ascii="Verdana" w:eastAsia="Times New Roman" w:hAnsi="Verdana" w:cs="Times New Roman"/>
          <w:color w:val="222222"/>
          <w:sz w:val="23"/>
          <w:szCs w:val="23"/>
          <w:lang w:eastAsia="id-ID"/>
        </w:rPr>
      </w:pPr>
      <w:ins w:id="141" w:author="Unknown">
        <w:r w:rsidRPr="00704333">
          <w:rPr>
            <w:rFonts w:ascii="Verdana" w:eastAsia="Times New Roman" w:hAnsi="Verdana" w:cs="Times New Roman"/>
            <w:b/>
            <w:bCs/>
            <w:color w:val="222222"/>
            <w:sz w:val="23"/>
            <w:szCs w:val="23"/>
            <w:lang w:eastAsia="id-ID"/>
          </w:rPr>
          <w:t>Tali agama Allah</w:t>
        </w:r>
      </w:ins>
    </w:p>
    <w:p w:rsidR="00704333" w:rsidRPr="00704333" w:rsidRDefault="00704333" w:rsidP="00704333">
      <w:pPr>
        <w:shd w:val="clear" w:color="auto" w:fill="FFFFFF"/>
        <w:spacing w:after="390" w:line="240" w:lineRule="auto"/>
        <w:rPr>
          <w:ins w:id="142"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76800" cy="3190875"/>
            <wp:effectExtent l="0" t="0" r="0" b="9525"/>
            <wp:docPr id="9" name="Picture 9"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ata bijak islami dari alqur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1908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43" w:author="Unknown"/>
          <w:rFonts w:ascii="Verdana" w:eastAsia="Times New Roman" w:hAnsi="Verdana" w:cs="Times New Roman"/>
          <w:color w:val="222222"/>
          <w:sz w:val="23"/>
          <w:szCs w:val="23"/>
          <w:lang w:eastAsia="id-ID"/>
        </w:rPr>
      </w:pPr>
      <w:ins w:id="144" w:author="Unknown">
        <w:r w:rsidRPr="00704333">
          <w:rPr>
            <w:rFonts w:ascii="Verdana" w:eastAsia="Times New Roman" w:hAnsi="Verdana" w:cs="Times New Roman"/>
            <w:color w:val="222222"/>
            <w:sz w:val="23"/>
            <w:szCs w:val="23"/>
            <w:lang w:eastAsia="id-ID"/>
          </w:rPr>
          <w:t>Hold Firmly to the rope of ALLAH. – (Q.S Ali Imran: 103)</w:t>
        </w:r>
      </w:ins>
    </w:p>
    <w:p w:rsidR="00704333" w:rsidRPr="00704333" w:rsidRDefault="00704333" w:rsidP="00704333">
      <w:pPr>
        <w:shd w:val="clear" w:color="auto" w:fill="FFFFFF"/>
        <w:spacing w:after="390" w:line="240" w:lineRule="auto"/>
        <w:jc w:val="right"/>
        <w:rPr>
          <w:ins w:id="145" w:author="Unknown"/>
          <w:rFonts w:ascii="Verdana" w:eastAsia="Times New Roman" w:hAnsi="Verdana" w:cs="Times New Roman"/>
          <w:color w:val="222222"/>
          <w:sz w:val="23"/>
          <w:szCs w:val="23"/>
          <w:lang w:eastAsia="id-ID"/>
        </w:rPr>
      </w:pPr>
      <w:ins w:id="146" w:author="Unknown">
        <w:r w:rsidRPr="00704333">
          <w:rPr>
            <w:rFonts w:ascii="Times New Roman" w:eastAsia="Times New Roman" w:hAnsi="Times New Roman" w:cs="Times New Roman"/>
            <w:color w:val="222222"/>
            <w:sz w:val="32"/>
            <w:szCs w:val="32"/>
            <w:rtl/>
            <w:lang w:eastAsia="id-ID"/>
          </w:rPr>
          <w:t>وَاعْتَصِمُوا بِحَبْلِ اللَّهِ</w:t>
        </w:r>
      </w:ins>
    </w:p>
    <w:p w:rsidR="00704333" w:rsidRPr="00704333" w:rsidRDefault="00704333" w:rsidP="00704333">
      <w:pPr>
        <w:shd w:val="clear" w:color="auto" w:fill="FFFFFF"/>
        <w:spacing w:after="390" w:line="240" w:lineRule="auto"/>
        <w:rPr>
          <w:ins w:id="147" w:author="Unknown"/>
          <w:rFonts w:ascii="Verdana" w:eastAsia="Times New Roman" w:hAnsi="Verdana" w:cs="Times New Roman"/>
          <w:color w:val="222222"/>
          <w:sz w:val="23"/>
          <w:szCs w:val="23"/>
          <w:lang w:eastAsia="id-ID"/>
        </w:rPr>
      </w:pPr>
      <w:ins w:id="148" w:author="Unknown">
        <w:r w:rsidRPr="00704333">
          <w:rPr>
            <w:rFonts w:ascii="Verdana" w:eastAsia="Times New Roman" w:hAnsi="Verdana" w:cs="Times New Roman"/>
            <w:color w:val="222222"/>
            <w:sz w:val="23"/>
            <w:szCs w:val="23"/>
            <w:lang w:eastAsia="id-ID"/>
          </w:rPr>
          <w:t>Dan berpeganglah kamu semuanya kepada tali (agama) Allah. – (Q.S Ali Imran: 103)</w:t>
        </w:r>
      </w:ins>
    </w:p>
    <w:p w:rsidR="00704333" w:rsidRPr="00704333" w:rsidRDefault="00704333" w:rsidP="00704333">
      <w:pPr>
        <w:shd w:val="clear" w:color="auto" w:fill="FFFFFF"/>
        <w:spacing w:after="390" w:line="240" w:lineRule="auto"/>
        <w:rPr>
          <w:ins w:id="149" w:author="Unknown"/>
          <w:rFonts w:ascii="Verdana" w:eastAsia="Times New Roman" w:hAnsi="Verdana" w:cs="Times New Roman"/>
          <w:color w:val="222222"/>
          <w:sz w:val="23"/>
          <w:szCs w:val="23"/>
          <w:lang w:eastAsia="id-ID"/>
        </w:rPr>
      </w:pPr>
      <w:ins w:id="150" w:author="Unknown">
        <w:r w:rsidRPr="00704333">
          <w:rPr>
            <w:rFonts w:ascii="Verdana" w:eastAsia="Times New Roman" w:hAnsi="Verdana" w:cs="Times New Roman"/>
            <w:b/>
            <w:bCs/>
            <w:color w:val="222222"/>
            <w:sz w:val="23"/>
            <w:szCs w:val="23"/>
            <w:lang w:eastAsia="id-ID"/>
          </w:rPr>
          <w:t>Kesenangan yang menipu</w:t>
        </w:r>
      </w:ins>
    </w:p>
    <w:p w:rsidR="00704333" w:rsidRPr="00704333" w:rsidRDefault="00704333" w:rsidP="00704333">
      <w:pPr>
        <w:shd w:val="clear" w:color="auto" w:fill="FFFFFF"/>
        <w:spacing w:after="390" w:line="240" w:lineRule="auto"/>
        <w:rPr>
          <w:ins w:id="151"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467225" cy="4448175"/>
            <wp:effectExtent l="0" t="0" r="9525" b="9525"/>
            <wp:docPr id="8" name="Picture 8"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ata bijak islami dari alqur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225" cy="44481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52" w:author="Unknown"/>
          <w:rFonts w:ascii="Verdana" w:eastAsia="Times New Roman" w:hAnsi="Verdana" w:cs="Times New Roman"/>
          <w:color w:val="222222"/>
          <w:sz w:val="23"/>
          <w:szCs w:val="23"/>
          <w:lang w:eastAsia="id-ID"/>
        </w:rPr>
      </w:pPr>
      <w:ins w:id="153" w:author="Unknown">
        <w:r w:rsidRPr="00704333">
          <w:rPr>
            <w:rFonts w:ascii="Verdana" w:eastAsia="Times New Roman" w:hAnsi="Verdana" w:cs="Times New Roman"/>
            <w:color w:val="222222"/>
            <w:sz w:val="23"/>
            <w:szCs w:val="23"/>
            <w:lang w:eastAsia="id-ID"/>
          </w:rPr>
          <w:t>The life of this world is only the enjoyment of deception. – (Q.S Ali Imran: 185)</w:t>
        </w:r>
      </w:ins>
    </w:p>
    <w:p w:rsidR="00704333" w:rsidRPr="00704333" w:rsidRDefault="00704333" w:rsidP="00704333">
      <w:pPr>
        <w:shd w:val="clear" w:color="auto" w:fill="FFFFFF"/>
        <w:spacing w:after="390" w:line="240" w:lineRule="auto"/>
        <w:jc w:val="right"/>
        <w:rPr>
          <w:ins w:id="154" w:author="Unknown"/>
          <w:rFonts w:ascii="Verdana" w:eastAsia="Times New Roman" w:hAnsi="Verdana" w:cs="Times New Roman"/>
          <w:color w:val="222222"/>
          <w:sz w:val="23"/>
          <w:szCs w:val="23"/>
          <w:lang w:eastAsia="id-ID"/>
        </w:rPr>
      </w:pPr>
      <w:ins w:id="155" w:author="Unknown">
        <w:r w:rsidRPr="00704333">
          <w:rPr>
            <w:rFonts w:ascii="Times New Roman" w:eastAsia="Times New Roman" w:hAnsi="Times New Roman" w:cs="Times New Roman"/>
            <w:color w:val="222222"/>
            <w:sz w:val="32"/>
            <w:szCs w:val="32"/>
            <w:rtl/>
            <w:lang w:eastAsia="id-ID"/>
          </w:rPr>
          <w:t>وَمَا الْحَيَاةُ الدُّنْيَا إِلَّا مَتَاعُ الْغُرُورِ</w:t>
        </w:r>
      </w:ins>
    </w:p>
    <w:p w:rsidR="00704333" w:rsidRPr="00704333" w:rsidRDefault="00704333" w:rsidP="00704333">
      <w:pPr>
        <w:shd w:val="clear" w:color="auto" w:fill="FFFFFF"/>
        <w:spacing w:after="390" w:line="240" w:lineRule="auto"/>
        <w:rPr>
          <w:ins w:id="156" w:author="Unknown"/>
          <w:rFonts w:ascii="Verdana" w:eastAsia="Times New Roman" w:hAnsi="Verdana" w:cs="Times New Roman"/>
          <w:color w:val="222222"/>
          <w:sz w:val="23"/>
          <w:szCs w:val="23"/>
          <w:lang w:eastAsia="id-ID"/>
        </w:rPr>
      </w:pPr>
      <w:ins w:id="157" w:author="Unknown">
        <w:r w:rsidRPr="00704333">
          <w:rPr>
            <w:rFonts w:ascii="Verdana" w:eastAsia="Times New Roman" w:hAnsi="Verdana" w:cs="Times New Roman"/>
            <w:color w:val="222222"/>
            <w:sz w:val="23"/>
            <w:szCs w:val="23"/>
            <w:lang w:eastAsia="id-ID"/>
          </w:rPr>
          <w:t>Kehidupan dunia itu tidak lain hanyalah kesenangan yang memperdayakan. – (Q.S Ali Imran: 185)</w:t>
        </w:r>
      </w:ins>
    </w:p>
    <w:p w:rsidR="00704333" w:rsidRPr="00704333" w:rsidRDefault="00704333" w:rsidP="00704333">
      <w:pPr>
        <w:shd w:val="clear" w:color="auto" w:fill="FFFFFF"/>
        <w:spacing w:after="390" w:line="240" w:lineRule="auto"/>
        <w:rPr>
          <w:ins w:id="158" w:author="Unknown"/>
          <w:rFonts w:ascii="Verdana" w:eastAsia="Times New Roman" w:hAnsi="Verdana" w:cs="Times New Roman"/>
          <w:color w:val="222222"/>
          <w:sz w:val="23"/>
          <w:szCs w:val="23"/>
          <w:lang w:eastAsia="id-ID"/>
        </w:rPr>
      </w:pPr>
      <w:ins w:id="159" w:author="Unknown">
        <w:r w:rsidRPr="00704333">
          <w:rPr>
            <w:rFonts w:ascii="Verdana" w:eastAsia="Times New Roman" w:hAnsi="Verdana" w:cs="Times New Roman"/>
            <w:b/>
            <w:bCs/>
            <w:color w:val="222222"/>
            <w:sz w:val="23"/>
            <w:szCs w:val="23"/>
            <w:lang w:eastAsia="id-ID"/>
          </w:rPr>
          <w:t>Sendiri menghadap-Nya</w:t>
        </w:r>
      </w:ins>
    </w:p>
    <w:p w:rsidR="00704333" w:rsidRPr="00704333" w:rsidRDefault="00704333" w:rsidP="00704333">
      <w:pPr>
        <w:shd w:val="clear" w:color="auto" w:fill="FFFFFF"/>
        <w:spacing w:after="390" w:line="240" w:lineRule="auto"/>
        <w:rPr>
          <w:ins w:id="160"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638675" cy="4676775"/>
            <wp:effectExtent l="0" t="0" r="9525" b="9525"/>
            <wp:docPr id="7" name="Picture 7"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ata bijak islami dari alqu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467677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61" w:author="Unknown"/>
          <w:rFonts w:ascii="Verdana" w:eastAsia="Times New Roman" w:hAnsi="Verdana" w:cs="Times New Roman"/>
          <w:color w:val="222222"/>
          <w:sz w:val="23"/>
          <w:szCs w:val="23"/>
          <w:lang w:eastAsia="id-ID"/>
        </w:rPr>
      </w:pPr>
      <w:ins w:id="162" w:author="Unknown">
        <w:r w:rsidRPr="00704333">
          <w:rPr>
            <w:rFonts w:ascii="Verdana" w:eastAsia="Times New Roman" w:hAnsi="Verdana" w:cs="Times New Roman"/>
            <w:color w:val="222222"/>
            <w:sz w:val="23"/>
            <w:szCs w:val="23"/>
            <w:lang w:eastAsia="id-ID"/>
          </w:rPr>
          <w:t>And All Will Come to him on the day of Resurrection alone. – (Q.S Maryam: 95)</w:t>
        </w:r>
      </w:ins>
    </w:p>
    <w:p w:rsidR="00704333" w:rsidRPr="00704333" w:rsidRDefault="00704333" w:rsidP="00704333">
      <w:pPr>
        <w:shd w:val="clear" w:color="auto" w:fill="FFFFFF"/>
        <w:spacing w:after="390" w:line="240" w:lineRule="auto"/>
        <w:jc w:val="right"/>
        <w:rPr>
          <w:ins w:id="163" w:author="Unknown"/>
          <w:rFonts w:ascii="Verdana" w:eastAsia="Times New Roman" w:hAnsi="Verdana" w:cs="Times New Roman"/>
          <w:color w:val="222222"/>
          <w:sz w:val="23"/>
          <w:szCs w:val="23"/>
          <w:lang w:eastAsia="id-ID"/>
        </w:rPr>
      </w:pPr>
      <w:ins w:id="164" w:author="Unknown">
        <w:r w:rsidRPr="00704333">
          <w:rPr>
            <w:rFonts w:ascii="Times New Roman" w:eastAsia="Times New Roman" w:hAnsi="Times New Roman" w:cs="Times New Roman"/>
            <w:color w:val="222222"/>
            <w:sz w:val="32"/>
            <w:szCs w:val="32"/>
            <w:rtl/>
            <w:lang w:eastAsia="id-ID"/>
          </w:rPr>
          <w:t>وَكُلُّهُمْ آتِيهِ يَوْمَ الْقِيَامَةِ فَرْدًا</w:t>
        </w:r>
      </w:ins>
    </w:p>
    <w:p w:rsidR="00704333" w:rsidRPr="00704333" w:rsidRDefault="00704333" w:rsidP="00704333">
      <w:pPr>
        <w:shd w:val="clear" w:color="auto" w:fill="FFFFFF"/>
        <w:spacing w:after="390" w:line="240" w:lineRule="auto"/>
        <w:rPr>
          <w:ins w:id="165" w:author="Unknown"/>
          <w:rFonts w:ascii="Verdana" w:eastAsia="Times New Roman" w:hAnsi="Verdana" w:cs="Times New Roman"/>
          <w:color w:val="222222"/>
          <w:sz w:val="23"/>
          <w:szCs w:val="23"/>
          <w:lang w:eastAsia="id-ID"/>
        </w:rPr>
      </w:pPr>
      <w:ins w:id="166" w:author="Unknown">
        <w:r w:rsidRPr="00704333">
          <w:rPr>
            <w:rFonts w:ascii="Verdana" w:eastAsia="Times New Roman" w:hAnsi="Verdana" w:cs="Times New Roman"/>
            <w:color w:val="222222"/>
            <w:sz w:val="23"/>
            <w:szCs w:val="23"/>
            <w:lang w:eastAsia="id-ID"/>
          </w:rPr>
          <w:t>Dan tiap-tiap mereka akan datang kepada Allah pada hari kiamat dengan sendiri-sendiri. – (Q.S Maryam: 95)</w:t>
        </w:r>
      </w:ins>
    </w:p>
    <w:p w:rsidR="00704333" w:rsidRPr="00704333" w:rsidRDefault="00704333" w:rsidP="00704333">
      <w:pPr>
        <w:shd w:val="clear" w:color="auto" w:fill="FFFFFF"/>
        <w:spacing w:after="390" w:line="240" w:lineRule="auto"/>
        <w:rPr>
          <w:ins w:id="167" w:author="Unknown"/>
          <w:rFonts w:ascii="Verdana" w:eastAsia="Times New Roman" w:hAnsi="Verdana" w:cs="Times New Roman"/>
          <w:color w:val="222222"/>
          <w:sz w:val="23"/>
          <w:szCs w:val="23"/>
          <w:lang w:eastAsia="id-ID"/>
        </w:rPr>
      </w:pPr>
      <w:ins w:id="168" w:author="Unknown">
        <w:r w:rsidRPr="00704333">
          <w:rPr>
            <w:rFonts w:ascii="Verdana" w:eastAsia="Times New Roman" w:hAnsi="Verdana" w:cs="Times New Roman"/>
            <w:b/>
            <w:bCs/>
            <w:color w:val="222222"/>
            <w:sz w:val="23"/>
            <w:szCs w:val="23"/>
            <w:lang w:eastAsia="id-ID"/>
          </w:rPr>
          <w:t>Mudahkanlah</w:t>
        </w:r>
      </w:ins>
    </w:p>
    <w:p w:rsidR="00704333" w:rsidRPr="00704333" w:rsidRDefault="00704333" w:rsidP="00704333">
      <w:pPr>
        <w:shd w:val="clear" w:color="auto" w:fill="FFFFFF"/>
        <w:spacing w:after="390" w:line="240" w:lineRule="auto"/>
        <w:rPr>
          <w:ins w:id="169"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3895725" cy="3857625"/>
            <wp:effectExtent l="0" t="0" r="9525" b="9525"/>
            <wp:docPr id="6" name="Picture 6"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ata bijak islami dari alqur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385762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70" w:author="Unknown"/>
          <w:rFonts w:ascii="Verdana" w:eastAsia="Times New Roman" w:hAnsi="Verdana" w:cs="Times New Roman"/>
          <w:color w:val="222222"/>
          <w:sz w:val="23"/>
          <w:szCs w:val="23"/>
          <w:lang w:eastAsia="id-ID"/>
        </w:rPr>
      </w:pPr>
      <w:ins w:id="171" w:author="Unknown">
        <w:r w:rsidRPr="00704333">
          <w:rPr>
            <w:rFonts w:ascii="Verdana" w:eastAsia="Times New Roman" w:hAnsi="Verdana" w:cs="Times New Roman"/>
            <w:color w:val="222222"/>
            <w:sz w:val="23"/>
            <w:szCs w:val="23"/>
            <w:lang w:eastAsia="id-ID"/>
          </w:rPr>
          <w:t>And Ease My Task for me. – (Q.S Thaha: 26)</w:t>
        </w:r>
      </w:ins>
    </w:p>
    <w:p w:rsidR="00704333" w:rsidRPr="00704333" w:rsidRDefault="00704333" w:rsidP="00704333">
      <w:pPr>
        <w:shd w:val="clear" w:color="auto" w:fill="FFFFFF"/>
        <w:spacing w:after="390" w:line="240" w:lineRule="auto"/>
        <w:jc w:val="right"/>
        <w:rPr>
          <w:ins w:id="172" w:author="Unknown"/>
          <w:rFonts w:ascii="Verdana" w:eastAsia="Times New Roman" w:hAnsi="Verdana" w:cs="Times New Roman"/>
          <w:color w:val="222222"/>
          <w:sz w:val="23"/>
          <w:szCs w:val="23"/>
          <w:lang w:eastAsia="id-ID"/>
        </w:rPr>
      </w:pPr>
      <w:ins w:id="173" w:author="Unknown">
        <w:r w:rsidRPr="00704333">
          <w:rPr>
            <w:rFonts w:ascii="Times New Roman" w:eastAsia="Times New Roman" w:hAnsi="Times New Roman" w:cs="Times New Roman"/>
            <w:color w:val="222222"/>
            <w:sz w:val="32"/>
            <w:szCs w:val="32"/>
            <w:rtl/>
            <w:lang w:eastAsia="id-ID"/>
          </w:rPr>
          <w:t>وَيَسِّرْ لِي أَمْرِي</w:t>
        </w:r>
      </w:ins>
    </w:p>
    <w:p w:rsidR="00704333" w:rsidRPr="00704333" w:rsidRDefault="00704333" w:rsidP="00704333">
      <w:pPr>
        <w:shd w:val="clear" w:color="auto" w:fill="FFFFFF"/>
        <w:spacing w:after="390" w:line="240" w:lineRule="auto"/>
        <w:rPr>
          <w:ins w:id="174" w:author="Unknown"/>
          <w:rFonts w:ascii="Verdana" w:eastAsia="Times New Roman" w:hAnsi="Verdana" w:cs="Times New Roman"/>
          <w:color w:val="222222"/>
          <w:sz w:val="23"/>
          <w:szCs w:val="23"/>
          <w:lang w:eastAsia="id-ID"/>
        </w:rPr>
      </w:pPr>
      <w:ins w:id="175" w:author="Unknown">
        <w:r w:rsidRPr="00704333">
          <w:rPr>
            <w:rFonts w:ascii="Verdana" w:eastAsia="Times New Roman" w:hAnsi="Verdana" w:cs="Times New Roman"/>
            <w:color w:val="222222"/>
            <w:sz w:val="23"/>
            <w:szCs w:val="23"/>
            <w:lang w:eastAsia="id-ID"/>
          </w:rPr>
          <w:t>dan mudahkanlah untukku urusanku. – (Q.S Thaha: 26)</w:t>
        </w:r>
      </w:ins>
    </w:p>
    <w:p w:rsidR="00704333" w:rsidRPr="00704333" w:rsidRDefault="00704333" w:rsidP="00704333">
      <w:pPr>
        <w:shd w:val="clear" w:color="auto" w:fill="FFFFFF"/>
        <w:spacing w:after="390" w:line="240" w:lineRule="auto"/>
        <w:rPr>
          <w:ins w:id="176" w:author="Unknown"/>
          <w:rFonts w:ascii="Verdana" w:eastAsia="Times New Roman" w:hAnsi="Verdana" w:cs="Times New Roman"/>
          <w:color w:val="222222"/>
          <w:sz w:val="23"/>
          <w:szCs w:val="23"/>
          <w:lang w:eastAsia="id-ID"/>
        </w:rPr>
      </w:pPr>
      <w:ins w:id="177" w:author="Unknown">
        <w:r w:rsidRPr="00704333">
          <w:rPr>
            <w:rFonts w:ascii="Verdana" w:eastAsia="Times New Roman" w:hAnsi="Verdana" w:cs="Times New Roman"/>
            <w:b/>
            <w:bCs/>
            <w:color w:val="222222"/>
            <w:sz w:val="23"/>
            <w:szCs w:val="23"/>
            <w:lang w:eastAsia="id-ID"/>
          </w:rPr>
          <w:t>Bila dibacakan al-Qur’an</w:t>
        </w:r>
      </w:ins>
    </w:p>
    <w:p w:rsidR="00704333" w:rsidRPr="00704333" w:rsidRDefault="00704333" w:rsidP="00704333">
      <w:pPr>
        <w:shd w:val="clear" w:color="auto" w:fill="FFFFFF"/>
        <w:spacing w:after="390" w:line="240" w:lineRule="auto"/>
        <w:rPr>
          <w:ins w:id="178"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76800" cy="4038600"/>
            <wp:effectExtent l="0" t="0" r="0" b="0"/>
            <wp:docPr id="5" name="Picture 5"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ata bijak islami dari alqu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40386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79" w:author="Unknown"/>
          <w:rFonts w:ascii="Verdana" w:eastAsia="Times New Roman" w:hAnsi="Verdana" w:cs="Times New Roman"/>
          <w:color w:val="222222"/>
          <w:sz w:val="23"/>
          <w:szCs w:val="23"/>
          <w:lang w:eastAsia="id-ID"/>
        </w:rPr>
      </w:pPr>
      <w:ins w:id="180" w:author="Unknown">
        <w:r w:rsidRPr="00704333">
          <w:rPr>
            <w:rFonts w:ascii="Verdana" w:eastAsia="Times New Roman" w:hAnsi="Verdana" w:cs="Times New Roman"/>
            <w:color w:val="222222"/>
            <w:sz w:val="23"/>
            <w:szCs w:val="23"/>
            <w:lang w:eastAsia="id-ID"/>
          </w:rPr>
          <w:t>So when the Qur’an is recited, Then listen to it and pay attention that you may receive mercy. – (Q.S Al-A’raf: 204)</w:t>
        </w:r>
      </w:ins>
    </w:p>
    <w:p w:rsidR="00704333" w:rsidRPr="00704333" w:rsidRDefault="00704333" w:rsidP="00704333">
      <w:pPr>
        <w:shd w:val="clear" w:color="auto" w:fill="FFFFFF"/>
        <w:spacing w:after="390" w:line="240" w:lineRule="auto"/>
        <w:jc w:val="right"/>
        <w:rPr>
          <w:ins w:id="181" w:author="Unknown"/>
          <w:rFonts w:ascii="Verdana" w:eastAsia="Times New Roman" w:hAnsi="Verdana" w:cs="Times New Roman"/>
          <w:color w:val="222222"/>
          <w:sz w:val="23"/>
          <w:szCs w:val="23"/>
          <w:lang w:eastAsia="id-ID"/>
        </w:rPr>
      </w:pPr>
      <w:ins w:id="182" w:author="Unknown">
        <w:r w:rsidRPr="00704333">
          <w:rPr>
            <w:rFonts w:ascii="Times New Roman" w:eastAsia="Times New Roman" w:hAnsi="Times New Roman" w:cs="Times New Roman"/>
            <w:color w:val="222222"/>
            <w:sz w:val="32"/>
            <w:szCs w:val="32"/>
            <w:rtl/>
            <w:lang w:eastAsia="id-ID"/>
          </w:rPr>
          <w:t>وَإِذَا قُرِئَ الْقُرْآنُ فَاسْتَمِعُوا لَهُ وَأَنْصِتُوا لَعَلَّكُمْ تُرْحَمُونَ</w:t>
        </w:r>
      </w:ins>
    </w:p>
    <w:p w:rsidR="00704333" w:rsidRPr="00704333" w:rsidRDefault="00704333" w:rsidP="00704333">
      <w:pPr>
        <w:shd w:val="clear" w:color="auto" w:fill="FFFFFF"/>
        <w:spacing w:after="390" w:line="240" w:lineRule="auto"/>
        <w:rPr>
          <w:ins w:id="183" w:author="Unknown"/>
          <w:rFonts w:ascii="Verdana" w:eastAsia="Times New Roman" w:hAnsi="Verdana" w:cs="Times New Roman"/>
          <w:color w:val="222222"/>
          <w:sz w:val="23"/>
          <w:szCs w:val="23"/>
          <w:lang w:eastAsia="id-ID"/>
        </w:rPr>
      </w:pPr>
      <w:ins w:id="184" w:author="Unknown">
        <w:r w:rsidRPr="00704333">
          <w:rPr>
            <w:rFonts w:ascii="Verdana" w:eastAsia="Times New Roman" w:hAnsi="Verdana" w:cs="Times New Roman"/>
            <w:color w:val="222222"/>
            <w:sz w:val="23"/>
            <w:szCs w:val="23"/>
            <w:lang w:eastAsia="id-ID"/>
          </w:rPr>
          <w:t>Dan apabila dibacakan Al Quran, maka dengarkanlah baik-baik, dan perhatikanlah dengan tenang agar kamu mendapat rahmat. – (Q.S Al-A’raf: 204)</w:t>
        </w:r>
      </w:ins>
    </w:p>
    <w:p w:rsidR="00704333" w:rsidRPr="00704333" w:rsidRDefault="00704333" w:rsidP="00704333">
      <w:pPr>
        <w:shd w:val="clear" w:color="auto" w:fill="FFFFFF"/>
        <w:spacing w:after="390" w:line="240" w:lineRule="auto"/>
        <w:rPr>
          <w:ins w:id="185" w:author="Unknown"/>
          <w:rFonts w:ascii="Verdana" w:eastAsia="Times New Roman" w:hAnsi="Verdana" w:cs="Times New Roman"/>
          <w:color w:val="222222"/>
          <w:sz w:val="23"/>
          <w:szCs w:val="23"/>
          <w:lang w:eastAsia="id-ID"/>
        </w:rPr>
      </w:pPr>
      <w:ins w:id="186" w:author="Unknown">
        <w:r w:rsidRPr="00704333">
          <w:rPr>
            <w:rFonts w:ascii="Verdana" w:eastAsia="Times New Roman" w:hAnsi="Verdana" w:cs="Times New Roman"/>
            <w:b/>
            <w:bCs/>
            <w:color w:val="222222"/>
            <w:sz w:val="23"/>
            <w:szCs w:val="23"/>
            <w:lang w:eastAsia="id-ID"/>
          </w:rPr>
          <w:t>Tak bisa lari darinya</w:t>
        </w:r>
      </w:ins>
    </w:p>
    <w:p w:rsidR="00704333" w:rsidRPr="00704333" w:rsidRDefault="00704333" w:rsidP="00704333">
      <w:pPr>
        <w:shd w:val="clear" w:color="auto" w:fill="FFFFFF"/>
        <w:spacing w:after="390" w:line="240" w:lineRule="auto"/>
        <w:rPr>
          <w:ins w:id="187"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714875" cy="4695825"/>
            <wp:effectExtent l="0" t="0" r="9525" b="9525"/>
            <wp:docPr id="4" name="Picture 4"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ata bijak islami dari alqur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469582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88" w:author="Unknown"/>
          <w:rFonts w:ascii="Verdana" w:eastAsia="Times New Roman" w:hAnsi="Verdana" w:cs="Times New Roman"/>
          <w:color w:val="222222"/>
          <w:sz w:val="23"/>
          <w:szCs w:val="23"/>
          <w:lang w:eastAsia="id-ID"/>
        </w:rPr>
      </w:pPr>
      <w:ins w:id="189" w:author="Unknown">
        <w:r w:rsidRPr="00704333">
          <w:rPr>
            <w:rFonts w:ascii="Verdana" w:eastAsia="Times New Roman" w:hAnsi="Verdana" w:cs="Times New Roman"/>
            <w:color w:val="222222"/>
            <w:sz w:val="23"/>
            <w:szCs w:val="23"/>
            <w:lang w:eastAsia="id-ID"/>
          </w:rPr>
          <w:t>Indeed, The death from which flee. indeed, it will meet you. – (Q.S Al-Jumuah: 8)</w:t>
        </w:r>
      </w:ins>
    </w:p>
    <w:p w:rsidR="00704333" w:rsidRPr="00704333" w:rsidRDefault="00704333" w:rsidP="00704333">
      <w:pPr>
        <w:shd w:val="clear" w:color="auto" w:fill="FFFFFF"/>
        <w:spacing w:after="390" w:line="240" w:lineRule="auto"/>
        <w:jc w:val="right"/>
        <w:rPr>
          <w:ins w:id="190" w:author="Unknown"/>
          <w:rFonts w:ascii="Verdana" w:eastAsia="Times New Roman" w:hAnsi="Verdana" w:cs="Times New Roman"/>
          <w:color w:val="222222"/>
          <w:sz w:val="23"/>
          <w:szCs w:val="23"/>
          <w:lang w:eastAsia="id-ID"/>
        </w:rPr>
      </w:pPr>
      <w:ins w:id="191" w:author="Unknown">
        <w:r w:rsidRPr="00704333">
          <w:rPr>
            <w:rFonts w:ascii="Times New Roman" w:eastAsia="Times New Roman" w:hAnsi="Times New Roman" w:cs="Times New Roman"/>
            <w:color w:val="222222"/>
            <w:sz w:val="32"/>
            <w:szCs w:val="32"/>
            <w:rtl/>
            <w:lang w:eastAsia="id-ID"/>
          </w:rPr>
          <w:t>إِنَّ الْمَوْتَ الَّذِي تَفِرُّونَ مِنْهُ فَإِنَّهُ مُلَاقِيكُمْ</w:t>
        </w:r>
      </w:ins>
    </w:p>
    <w:p w:rsidR="00704333" w:rsidRPr="00704333" w:rsidRDefault="00704333" w:rsidP="00704333">
      <w:pPr>
        <w:shd w:val="clear" w:color="auto" w:fill="FFFFFF"/>
        <w:spacing w:after="390" w:line="240" w:lineRule="auto"/>
        <w:rPr>
          <w:ins w:id="192" w:author="Unknown"/>
          <w:rFonts w:ascii="Verdana" w:eastAsia="Times New Roman" w:hAnsi="Verdana" w:cs="Times New Roman"/>
          <w:color w:val="222222"/>
          <w:sz w:val="23"/>
          <w:szCs w:val="23"/>
          <w:lang w:eastAsia="id-ID"/>
        </w:rPr>
      </w:pPr>
      <w:ins w:id="193" w:author="Unknown">
        <w:r w:rsidRPr="00704333">
          <w:rPr>
            <w:rFonts w:ascii="Verdana" w:eastAsia="Times New Roman" w:hAnsi="Verdana" w:cs="Times New Roman"/>
            <w:color w:val="222222"/>
            <w:sz w:val="23"/>
            <w:szCs w:val="23"/>
            <w:lang w:eastAsia="id-ID"/>
          </w:rPr>
          <w:t>Sesungguhnya kematian yang kamu lari daripadanya, maka sesungguhnya kematian itu akan menemui kamu. – (Q.S Al-Jumuah: 8)</w:t>
        </w:r>
      </w:ins>
    </w:p>
    <w:p w:rsidR="00704333" w:rsidRPr="00704333" w:rsidRDefault="00704333" w:rsidP="00704333">
      <w:pPr>
        <w:shd w:val="clear" w:color="auto" w:fill="FFFFFF"/>
        <w:spacing w:after="390" w:line="240" w:lineRule="auto"/>
        <w:rPr>
          <w:ins w:id="194" w:author="Unknown"/>
          <w:rFonts w:ascii="Verdana" w:eastAsia="Times New Roman" w:hAnsi="Verdana" w:cs="Times New Roman"/>
          <w:color w:val="222222"/>
          <w:sz w:val="23"/>
          <w:szCs w:val="23"/>
          <w:lang w:eastAsia="id-ID"/>
        </w:rPr>
      </w:pPr>
      <w:ins w:id="195" w:author="Unknown">
        <w:r w:rsidRPr="00704333">
          <w:rPr>
            <w:rFonts w:ascii="Verdana" w:eastAsia="Times New Roman" w:hAnsi="Verdana" w:cs="Times New Roman"/>
            <w:b/>
            <w:bCs/>
            <w:color w:val="222222"/>
            <w:sz w:val="23"/>
            <w:szCs w:val="23"/>
            <w:lang w:eastAsia="id-ID"/>
          </w:rPr>
          <w:t>Bersyukur</w:t>
        </w:r>
      </w:ins>
    </w:p>
    <w:p w:rsidR="00704333" w:rsidRPr="00704333" w:rsidRDefault="00704333" w:rsidP="00704333">
      <w:pPr>
        <w:shd w:val="clear" w:color="auto" w:fill="FFFFFF"/>
        <w:spacing w:after="390" w:line="240" w:lineRule="auto"/>
        <w:rPr>
          <w:ins w:id="196"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29175" cy="4876800"/>
            <wp:effectExtent l="0" t="0" r="9525" b="0"/>
            <wp:docPr id="3" name="Picture 3"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ata bijak islami dari alqur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197" w:author="Unknown"/>
          <w:rFonts w:ascii="Verdana" w:eastAsia="Times New Roman" w:hAnsi="Verdana" w:cs="Times New Roman"/>
          <w:color w:val="222222"/>
          <w:sz w:val="23"/>
          <w:szCs w:val="23"/>
          <w:lang w:eastAsia="id-ID"/>
        </w:rPr>
      </w:pPr>
      <w:ins w:id="198" w:author="Unknown">
        <w:r w:rsidRPr="00704333">
          <w:rPr>
            <w:rFonts w:ascii="Verdana" w:eastAsia="Times New Roman" w:hAnsi="Verdana" w:cs="Times New Roman"/>
            <w:color w:val="222222"/>
            <w:sz w:val="23"/>
            <w:szCs w:val="23"/>
            <w:lang w:eastAsia="id-ID"/>
          </w:rPr>
          <w:t>If you are grateful, i will give you more. – (Q.S Ibrahim: 7)</w:t>
        </w:r>
      </w:ins>
    </w:p>
    <w:p w:rsidR="00704333" w:rsidRPr="00704333" w:rsidRDefault="00704333" w:rsidP="00704333">
      <w:pPr>
        <w:shd w:val="clear" w:color="auto" w:fill="FFFFFF"/>
        <w:spacing w:after="390" w:line="240" w:lineRule="auto"/>
        <w:jc w:val="right"/>
        <w:rPr>
          <w:ins w:id="199" w:author="Unknown"/>
          <w:rFonts w:ascii="Verdana" w:eastAsia="Times New Roman" w:hAnsi="Verdana" w:cs="Times New Roman"/>
          <w:color w:val="222222"/>
          <w:sz w:val="23"/>
          <w:szCs w:val="23"/>
          <w:lang w:eastAsia="id-ID"/>
        </w:rPr>
      </w:pPr>
      <w:ins w:id="200" w:author="Unknown">
        <w:r w:rsidRPr="00704333">
          <w:rPr>
            <w:rFonts w:ascii="Times New Roman" w:eastAsia="Times New Roman" w:hAnsi="Times New Roman" w:cs="Times New Roman"/>
            <w:color w:val="222222"/>
            <w:sz w:val="32"/>
            <w:szCs w:val="32"/>
            <w:rtl/>
            <w:lang w:eastAsia="id-ID"/>
          </w:rPr>
          <w:t>لَئِنْ شَكَرْتُمْ لَأَزِيدَنَّكُمْ</w:t>
        </w:r>
      </w:ins>
    </w:p>
    <w:p w:rsidR="00704333" w:rsidRPr="00704333" w:rsidRDefault="00704333" w:rsidP="00704333">
      <w:pPr>
        <w:shd w:val="clear" w:color="auto" w:fill="FFFFFF"/>
        <w:spacing w:after="390" w:line="240" w:lineRule="auto"/>
        <w:rPr>
          <w:ins w:id="201" w:author="Unknown"/>
          <w:rFonts w:ascii="Verdana" w:eastAsia="Times New Roman" w:hAnsi="Verdana" w:cs="Times New Roman"/>
          <w:color w:val="222222"/>
          <w:sz w:val="23"/>
          <w:szCs w:val="23"/>
          <w:lang w:eastAsia="id-ID"/>
        </w:rPr>
      </w:pPr>
      <w:ins w:id="202" w:author="Unknown">
        <w:r w:rsidRPr="00704333">
          <w:rPr>
            <w:rFonts w:ascii="Verdana" w:eastAsia="Times New Roman" w:hAnsi="Verdana" w:cs="Times New Roman"/>
            <w:color w:val="222222"/>
            <w:sz w:val="23"/>
            <w:szCs w:val="23"/>
            <w:lang w:eastAsia="id-ID"/>
          </w:rPr>
          <w:t>Jika kamu bersyukur, pasti Kami akan menambah (nikmat) kepadamu. – (Q.S Ibrahim: 7)</w:t>
        </w:r>
      </w:ins>
    </w:p>
    <w:p w:rsidR="00704333" w:rsidRPr="00704333" w:rsidRDefault="00704333" w:rsidP="00704333">
      <w:pPr>
        <w:shd w:val="clear" w:color="auto" w:fill="FFFFFF"/>
        <w:spacing w:after="390" w:line="240" w:lineRule="auto"/>
        <w:rPr>
          <w:ins w:id="203" w:author="Unknown"/>
          <w:rFonts w:ascii="Verdana" w:eastAsia="Times New Roman" w:hAnsi="Verdana" w:cs="Times New Roman"/>
          <w:color w:val="222222"/>
          <w:sz w:val="23"/>
          <w:szCs w:val="23"/>
          <w:lang w:eastAsia="id-ID"/>
        </w:rPr>
      </w:pPr>
      <w:ins w:id="204" w:author="Unknown">
        <w:r w:rsidRPr="00704333">
          <w:rPr>
            <w:rFonts w:ascii="Verdana" w:eastAsia="Times New Roman" w:hAnsi="Verdana" w:cs="Times New Roman"/>
            <w:b/>
            <w:bCs/>
            <w:color w:val="222222"/>
            <w:sz w:val="23"/>
            <w:szCs w:val="23"/>
            <w:lang w:eastAsia="id-ID"/>
          </w:rPr>
          <w:t>Pertolongan Allah</w:t>
        </w:r>
      </w:ins>
    </w:p>
    <w:p w:rsidR="00704333" w:rsidRPr="00704333" w:rsidRDefault="00704333" w:rsidP="00704333">
      <w:pPr>
        <w:shd w:val="clear" w:color="auto" w:fill="FFFFFF"/>
        <w:spacing w:after="390" w:line="240" w:lineRule="auto"/>
        <w:rPr>
          <w:ins w:id="205"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4876800" cy="4238625"/>
            <wp:effectExtent l="0" t="0" r="0" b="9525"/>
            <wp:docPr id="2" name="Picture 2"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ata bijak islami dari alqur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4238625"/>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206" w:author="Unknown"/>
          <w:rFonts w:ascii="Verdana" w:eastAsia="Times New Roman" w:hAnsi="Verdana" w:cs="Times New Roman"/>
          <w:color w:val="222222"/>
          <w:sz w:val="23"/>
          <w:szCs w:val="23"/>
          <w:lang w:eastAsia="id-ID"/>
        </w:rPr>
      </w:pPr>
      <w:ins w:id="207" w:author="Unknown">
        <w:r w:rsidRPr="00704333">
          <w:rPr>
            <w:rFonts w:ascii="Verdana" w:eastAsia="Times New Roman" w:hAnsi="Verdana" w:cs="Times New Roman"/>
            <w:color w:val="222222"/>
            <w:sz w:val="23"/>
            <w:szCs w:val="23"/>
            <w:lang w:eastAsia="id-ID"/>
          </w:rPr>
          <w:t>If Allah helps you none can over come you and if he forsakes you. Who is there that can help you? And Allah (Alone) let believers put their trust. – (Q.S Ali Imran: 160)</w:t>
        </w:r>
      </w:ins>
    </w:p>
    <w:p w:rsidR="00704333" w:rsidRPr="00704333" w:rsidRDefault="00704333" w:rsidP="00704333">
      <w:pPr>
        <w:shd w:val="clear" w:color="auto" w:fill="FFFFFF"/>
        <w:spacing w:after="390" w:line="240" w:lineRule="auto"/>
        <w:jc w:val="right"/>
        <w:rPr>
          <w:ins w:id="208" w:author="Unknown"/>
          <w:rFonts w:ascii="Verdana" w:eastAsia="Times New Roman" w:hAnsi="Verdana" w:cs="Times New Roman"/>
          <w:color w:val="222222"/>
          <w:sz w:val="23"/>
          <w:szCs w:val="23"/>
          <w:lang w:eastAsia="id-ID"/>
        </w:rPr>
      </w:pPr>
      <w:ins w:id="209" w:author="Unknown">
        <w:r w:rsidRPr="00704333">
          <w:rPr>
            <w:rFonts w:ascii="Times New Roman" w:eastAsia="Times New Roman" w:hAnsi="Times New Roman" w:cs="Times New Roman"/>
            <w:color w:val="222222"/>
            <w:sz w:val="32"/>
            <w:szCs w:val="32"/>
            <w:rtl/>
            <w:lang w:eastAsia="id-ID"/>
          </w:rPr>
          <w:t>إِنْ يَنْصُرْكُمُ اللَّهُ فَلَا غَالِبَ لَكُمْ ۖ وَإِنْ يَخْذُلْكُمْ فَمَنْ ذَا الَّذِي يَنْصُرُكُمْ مِنْ بَعْدِهِ ۗ وَعَلَى اللَّهِ فَلْيَتَوَكَّلِ الْمُؤْمِنُونَ</w:t>
        </w:r>
      </w:ins>
    </w:p>
    <w:p w:rsidR="00704333" w:rsidRPr="00704333" w:rsidRDefault="00704333" w:rsidP="00704333">
      <w:pPr>
        <w:shd w:val="clear" w:color="auto" w:fill="FFFFFF"/>
        <w:spacing w:after="390" w:line="240" w:lineRule="auto"/>
        <w:rPr>
          <w:ins w:id="210" w:author="Unknown"/>
          <w:rFonts w:ascii="Verdana" w:eastAsia="Times New Roman" w:hAnsi="Verdana" w:cs="Times New Roman"/>
          <w:color w:val="222222"/>
          <w:sz w:val="23"/>
          <w:szCs w:val="23"/>
          <w:lang w:eastAsia="id-ID"/>
        </w:rPr>
      </w:pPr>
      <w:ins w:id="211" w:author="Unknown">
        <w:r w:rsidRPr="00704333">
          <w:rPr>
            <w:rFonts w:ascii="Verdana" w:eastAsia="Times New Roman" w:hAnsi="Verdana" w:cs="Times New Roman"/>
            <w:color w:val="222222"/>
            <w:sz w:val="23"/>
            <w:szCs w:val="23"/>
            <w:lang w:eastAsia="id-ID"/>
          </w:rPr>
          <w:t>Jika Allah menolong kamu, maka tak adalah orang yang dapat mengalahkan kamu; jika Allah membiarkan kamu (tidak memberi pertolongan), maka siapakah gerangan yang dapat menolong kamu (selain) dari Allah sesudah itu? Karena itu hendaklah kepada Allah saja orang-orang mukmin bertawakkal. – (Q.S Ali Imran: 160)</w:t>
        </w:r>
      </w:ins>
    </w:p>
    <w:p w:rsidR="00704333" w:rsidRPr="00704333" w:rsidRDefault="00704333" w:rsidP="00704333">
      <w:pPr>
        <w:shd w:val="clear" w:color="auto" w:fill="FFFFFF"/>
        <w:spacing w:after="390" w:line="240" w:lineRule="auto"/>
        <w:rPr>
          <w:ins w:id="212" w:author="Unknown"/>
          <w:rFonts w:ascii="Verdana" w:eastAsia="Times New Roman" w:hAnsi="Verdana" w:cs="Times New Roman"/>
          <w:color w:val="222222"/>
          <w:sz w:val="23"/>
          <w:szCs w:val="23"/>
          <w:lang w:eastAsia="id-ID"/>
        </w:rPr>
      </w:pPr>
      <w:ins w:id="213" w:author="Unknown">
        <w:r w:rsidRPr="00704333">
          <w:rPr>
            <w:rFonts w:ascii="Verdana" w:eastAsia="Times New Roman" w:hAnsi="Verdana" w:cs="Times New Roman"/>
            <w:b/>
            <w:bCs/>
            <w:color w:val="222222"/>
            <w:sz w:val="23"/>
            <w:szCs w:val="23"/>
            <w:lang w:eastAsia="id-ID"/>
          </w:rPr>
          <w:t>Tak ada yang tahu</w:t>
        </w:r>
      </w:ins>
    </w:p>
    <w:p w:rsidR="00704333" w:rsidRPr="00704333" w:rsidRDefault="00704333" w:rsidP="00704333">
      <w:pPr>
        <w:shd w:val="clear" w:color="auto" w:fill="FFFFFF"/>
        <w:spacing w:after="390" w:line="240" w:lineRule="auto"/>
        <w:rPr>
          <w:ins w:id="214" w:author="Unknown"/>
          <w:rFonts w:ascii="Verdana" w:eastAsia="Times New Roman" w:hAnsi="Verdana" w:cs="Times New Roman"/>
          <w:color w:val="222222"/>
          <w:sz w:val="23"/>
          <w:szCs w:val="23"/>
          <w:lang w:eastAsia="id-ID"/>
        </w:rPr>
      </w:pPr>
      <w:r>
        <w:rPr>
          <w:rFonts w:ascii="Verdana" w:eastAsia="Times New Roman" w:hAnsi="Verdana" w:cs="Times New Roman"/>
          <w:noProof/>
          <w:color w:val="222222"/>
          <w:sz w:val="23"/>
          <w:szCs w:val="23"/>
          <w:lang w:eastAsia="id-ID"/>
        </w:rPr>
        <w:lastRenderedPageBreak/>
        <w:drawing>
          <wp:inline distT="0" distB="0" distL="0" distR="0">
            <wp:extent cx="3943350" cy="4876800"/>
            <wp:effectExtent l="0" t="0" r="0" b="0"/>
            <wp:docPr id="1" name="Picture 1" descr="kata bijak islami dari alqu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ata bijak islami dari alqur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350" cy="4876800"/>
                    </a:xfrm>
                    <a:prstGeom prst="rect">
                      <a:avLst/>
                    </a:prstGeom>
                    <a:noFill/>
                    <a:ln>
                      <a:noFill/>
                    </a:ln>
                  </pic:spPr>
                </pic:pic>
              </a:graphicData>
            </a:graphic>
          </wp:inline>
        </w:drawing>
      </w:r>
    </w:p>
    <w:p w:rsidR="00704333" w:rsidRPr="00704333" w:rsidRDefault="00704333" w:rsidP="00704333">
      <w:pPr>
        <w:shd w:val="clear" w:color="auto" w:fill="FFFFFF"/>
        <w:spacing w:after="390" w:line="240" w:lineRule="auto"/>
        <w:rPr>
          <w:ins w:id="215" w:author="Unknown"/>
          <w:rFonts w:ascii="Verdana" w:eastAsia="Times New Roman" w:hAnsi="Verdana" w:cs="Times New Roman"/>
          <w:color w:val="222222"/>
          <w:sz w:val="23"/>
          <w:szCs w:val="23"/>
          <w:lang w:eastAsia="id-ID"/>
        </w:rPr>
      </w:pPr>
      <w:ins w:id="216" w:author="Unknown">
        <w:r w:rsidRPr="00704333">
          <w:rPr>
            <w:rFonts w:ascii="Verdana" w:eastAsia="Times New Roman" w:hAnsi="Verdana" w:cs="Times New Roman"/>
            <w:color w:val="222222"/>
            <w:sz w:val="23"/>
            <w:szCs w:val="23"/>
            <w:lang w:eastAsia="id-ID"/>
          </w:rPr>
          <w:t>No person knows what he will earn tomorrow. – (Q.S Luqman: 34)</w:t>
        </w:r>
      </w:ins>
    </w:p>
    <w:p w:rsidR="00704333" w:rsidRPr="00704333" w:rsidRDefault="00704333" w:rsidP="00704333">
      <w:pPr>
        <w:shd w:val="clear" w:color="auto" w:fill="FFFFFF"/>
        <w:spacing w:after="390" w:line="240" w:lineRule="auto"/>
        <w:jc w:val="right"/>
        <w:rPr>
          <w:ins w:id="217" w:author="Unknown"/>
          <w:rFonts w:ascii="Verdana" w:eastAsia="Times New Roman" w:hAnsi="Verdana" w:cs="Times New Roman"/>
          <w:color w:val="222222"/>
          <w:sz w:val="23"/>
          <w:szCs w:val="23"/>
          <w:lang w:eastAsia="id-ID"/>
        </w:rPr>
      </w:pPr>
      <w:ins w:id="218" w:author="Unknown">
        <w:r w:rsidRPr="00704333">
          <w:rPr>
            <w:rFonts w:ascii="Times New Roman" w:eastAsia="Times New Roman" w:hAnsi="Times New Roman" w:cs="Times New Roman"/>
            <w:color w:val="222222"/>
            <w:sz w:val="32"/>
            <w:szCs w:val="32"/>
            <w:rtl/>
            <w:lang w:eastAsia="id-ID"/>
          </w:rPr>
          <w:t>وَمَا تَدْرِي نَفْسٌ مَاذَا تَكْسِبُ غَدً</w:t>
        </w:r>
        <w:bookmarkStart w:id="219" w:name="_GoBack"/>
        <w:bookmarkEnd w:id="219"/>
        <w:r w:rsidRPr="00704333">
          <w:rPr>
            <w:rFonts w:ascii="Times New Roman" w:eastAsia="Times New Roman" w:hAnsi="Times New Roman" w:cs="Times New Roman"/>
            <w:color w:val="222222"/>
            <w:sz w:val="32"/>
            <w:szCs w:val="32"/>
            <w:rtl/>
            <w:lang w:eastAsia="id-ID"/>
          </w:rPr>
          <w:t>ا</w:t>
        </w:r>
      </w:ins>
    </w:p>
    <w:p w:rsidR="00704333" w:rsidRPr="00704333" w:rsidRDefault="00704333" w:rsidP="00704333">
      <w:pPr>
        <w:shd w:val="clear" w:color="auto" w:fill="FFFFFF"/>
        <w:spacing w:after="390" w:line="240" w:lineRule="auto"/>
        <w:rPr>
          <w:ins w:id="220" w:author="Unknown"/>
          <w:rFonts w:ascii="Verdana" w:eastAsia="Times New Roman" w:hAnsi="Verdana" w:cs="Times New Roman"/>
          <w:color w:val="222222"/>
          <w:sz w:val="23"/>
          <w:szCs w:val="23"/>
          <w:lang w:eastAsia="id-ID"/>
        </w:rPr>
      </w:pPr>
      <w:ins w:id="221" w:author="Unknown">
        <w:r w:rsidRPr="00704333">
          <w:rPr>
            <w:rFonts w:ascii="Verdana" w:eastAsia="Times New Roman" w:hAnsi="Verdana" w:cs="Times New Roman"/>
            <w:color w:val="222222"/>
            <w:sz w:val="23"/>
            <w:szCs w:val="23"/>
            <w:lang w:eastAsia="id-ID"/>
          </w:rPr>
          <w:t>Dan tiada seorangpun yang dapat mengetahui (dengan pasti) apa yang akan diusahakannya besok. – (Q.S Luqman: 34)</w:t>
        </w:r>
      </w:ins>
    </w:p>
    <w:p w:rsidR="00704333" w:rsidRPr="00704333" w:rsidRDefault="00704333" w:rsidP="00704333">
      <w:pPr>
        <w:shd w:val="clear" w:color="auto" w:fill="FFFFFF"/>
        <w:spacing w:after="390" w:line="240" w:lineRule="auto"/>
        <w:rPr>
          <w:ins w:id="222" w:author="Unknown"/>
          <w:rFonts w:ascii="Verdana" w:eastAsia="Times New Roman" w:hAnsi="Verdana" w:cs="Times New Roman"/>
          <w:color w:val="222222"/>
          <w:sz w:val="23"/>
          <w:szCs w:val="23"/>
          <w:lang w:eastAsia="id-ID"/>
        </w:rPr>
      </w:pPr>
      <w:ins w:id="223" w:author="Unknown">
        <w:r w:rsidRPr="00704333">
          <w:rPr>
            <w:rFonts w:ascii="Verdana" w:eastAsia="Times New Roman" w:hAnsi="Verdana" w:cs="Times New Roman"/>
            <w:color w:val="222222"/>
            <w:sz w:val="23"/>
            <w:szCs w:val="23"/>
            <w:lang w:eastAsia="id-ID"/>
          </w:rPr>
          <w:t>(Baca juga: </w:t>
        </w:r>
        <w:r w:rsidRPr="00704333">
          <w:rPr>
            <w:rFonts w:ascii="Verdana" w:eastAsia="Times New Roman" w:hAnsi="Verdana" w:cs="Times New Roman"/>
            <w:b/>
            <w:bCs/>
            <w:color w:val="222222"/>
            <w:sz w:val="23"/>
            <w:szCs w:val="23"/>
            <w:lang w:eastAsia="id-ID"/>
          </w:rPr>
          <w:fldChar w:fldCharType="begin"/>
        </w:r>
        <w:r w:rsidRPr="00704333">
          <w:rPr>
            <w:rFonts w:ascii="Verdana" w:eastAsia="Times New Roman" w:hAnsi="Verdana" w:cs="Times New Roman"/>
            <w:b/>
            <w:bCs/>
            <w:color w:val="222222"/>
            <w:sz w:val="23"/>
            <w:szCs w:val="23"/>
            <w:lang w:eastAsia="id-ID"/>
          </w:rPr>
          <w:instrText xml:space="preserve"> HYPERLINK "https://mutiaraislam.net/kata-mutiara-islam-dari-alquran-1/" \t "_blank" </w:instrText>
        </w:r>
        <w:r w:rsidRPr="00704333">
          <w:rPr>
            <w:rFonts w:ascii="Verdana" w:eastAsia="Times New Roman" w:hAnsi="Verdana" w:cs="Times New Roman"/>
            <w:b/>
            <w:bCs/>
            <w:color w:val="222222"/>
            <w:sz w:val="23"/>
            <w:szCs w:val="23"/>
            <w:lang w:eastAsia="id-ID"/>
          </w:rPr>
          <w:fldChar w:fldCharType="separate"/>
        </w:r>
        <w:r w:rsidRPr="00704333">
          <w:rPr>
            <w:rFonts w:ascii="Verdana" w:eastAsia="Times New Roman" w:hAnsi="Verdana" w:cs="Times New Roman"/>
            <w:b/>
            <w:bCs/>
            <w:color w:val="DD3333"/>
            <w:sz w:val="23"/>
            <w:szCs w:val="23"/>
            <w:lang w:eastAsia="id-ID"/>
          </w:rPr>
          <w:t>Kumpulan Kata Mutiara Islam Terbaik dari Alquran</w:t>
        </w:r>
        <w:r w:rsidRPr="00704333">
          <w:rPr>
            <w:rFonts w:ascii="Verdana" w:eastAsia="Times New Roman" w:hAnsi="Verdana" w:cs="Times New Roman"/>
            <w:b/>
            <w:bCs/>
            <w:color w:val="222222"/>
            <w:sz w:val="23"/>
            <w:szCs w:val="23"/>
            <w:lang w:eastAsia="id-ID"/>
          </w:rPr>
          <w:fldChar w:fldCharType="end"/>
        </w:r>
        <w:r w:rsidRPr="00704333">
          <w:rPr>
            <w:rFonts w:ascii="Verdana" w:eastAsia="Times New Roman" w:hAnsi="Verdana" w:cs="Times New Roman"/>
            <w:color w:val="222222"/>
            <w:sz w:val="23"/>
            <w:szCs w:val="23"/>
            <w:lang w:eastAsia="id-ID"/>
          </w:rPr>
          <w:t>)</w:t>
        </w:r>
      </w:ins>
    </w:p>
    <w:p w:rsidR="00704333" w:rsidRPr="00704333" w:rsidRDefault="00704333" w:rsidP="00704333">
      <w:pPr>
        <w:shd w:val="clear" w:color="auto" w:fill="FFFFFF"/>
        <w:spacing w:after="390" w:line="240" w:lineRule="auto"/>
        <w:rPr>
          <w:ins w:id="224" w:author="Unknown"/>
          <w:rFonts w:ascii="Verdana" w:eastAsia="Times New Roman" w:hAnsi="Verdana" w:cs="Times New Roman"/>
          <w:color w:val="222222"/>
          <w:sz w:val="23"/>
          <w:szCs w:val="23"/>
          <w:lang w:eastAsia="id-ID"/>
        </w:rPr>
      </w:pPr>
      <w:ins w:id="225" w:author="Unknown">
        <w:r w:rsidRPr="00704333">
          <w:rPr>
            <w:rFonts w:ascii="Verdana" w:eastAsia="Times New Roman" w:hAnsi="Verdana" w:cs="Times New Roman"/>
            <w:color w:val="222222"/>
            <w:sz w:val="23"/>
            <w:szCs w:val="23"/>
            <w:lang w:eastAsia="id-ID"/>
          </w:rPr>
          <w:t>Itulah beberapa kata bijak islami dari alquran yang mudah-mudahan semakin memantapkan diri kita dalam berislam dan menjadikan diri kita sebagai muslim yang lebih baik dari hari ke hari.</w:t>
        </w:r>
      </w:ins>
    </w:p>
    <w:p w:rsidR="00CE7B34" w:rsidRDefault="00704333"/>
    <w:sectPr w:rsidR="00CE7B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333"/>
    <w:rsid w:val="00047A36"/>
    <w:rsid w:val="00485F2A"/>
    <w:rsid w:val="005C286A"/>
    <w:rsid w:val="005E53BA"/>
    <w:rsid w:val="00704333"/>
    <w:rsid w:val="00BD2A8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04333"/>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4333"/>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2Char">
    <w:name w:val="Heading 2 Char"/>
    <w:basedOn w:val="DefaultParagraphFont"/>
    <w:link w:val="Heading2"/>
    <w:uiPriority w:val="9"/>
    <w:rsid w:val="00704333"/>
    <w:rPr>
      <w:rFonts w:ascii="Times New Roman" w:eastAsia="Times New Roman" w:hAnsi="Times New Roman" w:cs="Times New Roman"/>
      <w:b/>
      <w:bCs/>
      <w:sz w:val="36"/>
      <w:szCs w:val="36"/>
      <w:lang w:eastAsia="id-ID"/>
    </w:rPr>
  </w:style>
  <w:style w:type="character" w:styleId="Strong">
    <w:name w:val="Strong"/>
    <w:basedOn w:val="DefaultParagraphFont"/>
    <w:uiPriority w:val="22"/>
    <w:qFormat/>
    <w:rsid w:val="00704333"/>
    <w:rPr>
      <w:b/>
      <w:bCs/>
    </w:rPr>
  </w:style>
  <w:style w:type="character" w:styleId="Hyperlink">
    <w:name w:val="Hyperlink"/>
    <w:basedOn w:val="DefaultParagraphFont"/>
    <w:uiPriority w:val="99"/>
    <w:semiHidden/>
    <w:unhideWhenUsed/>
    <w:rsid w:val="00704333"/>
    <w:rPr>
      <w:color w:val="0000FF"/>
      <w:u w:val="single"/>
    </w:rPr>
  </w:style>
  <w:style w:type="paragraph" w:styleId="BalloonText">
    <w:name w:val="Balloon Text"/>
    <w:basedOn w:val="Normal"/>
    <w:link w:val="BalloonTextChar"/>
    <w:uiPriority w:val="99"/>
    <w:semiHidden/>
    <w:unhideWhenUsed/>
    <w:rsid w:val="00704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3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04333"/>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4333"/>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Heading2Char">
    <w:name w:val="Heading 2 Char"/>
    <w:basedOn w:val="DefaultParagraphFont"/>
    <w:link w:val="Heading2"/>
    <w:uiPriority w:val="9"/>
    <w:rsid w:val="00704333"/>
    <w:rPr>
      <w:rFonts w:ascii="Times New Roman" w:eastAsia="Times New Roman" w:hAnsi="Times New Roman" w:cs="Times New Roman"/>
      <w:b/>
      <w:bCs/>
      <w:sz w:val="36"/>
      <w:szCs w:val="36"/>
      <w:lang w:eastAsia="id-ID"/>
    </w:rPr>
  </w:style>
  <w:style w:type="character" w:styleId="Strong">
    <w:name w:val="Strong"/>
    <w:basedOn w:val="DefaultParagraphFont"/>
    <w:uiPriority w:val="22"/>
    <w:qFormat/>
    <w:rsid w:val="00704333"/>
    <w:rPr>
      <w:b/>
      <w:bCs/>
    </w:rPr>
  </w:style>
  <w:style w:type="character" w:styleId="Hyperlink">
    <w:name w:val="Hyperlink"/>
    <w:basedOn w:val="DefaultParagraphFont"/>
    <w:uiPriority w:val="99"/>
    <w:semiHidden/>
    <w:unhideWhenUsed/>
    <w:rsid w:val="00704333"/>
    <w:rPr>
      <w:color w:val="0000FF"/>
      <w:u w:val="single"/>
    </w:rPr>
  </w:style>
  <w:style w:type="paragraph" w:styleId="BalloonText">
    <w:name w:val="Balloon Text"/>
    <w:basedOn w:val="Normal"/>
    <w:link w:val="BalloonTextChar"/>
    <w:uiPriority w:val="99"/>
    <w:semiHidden/>
    <w:unhideWhenUsed/>
    <w:rsid w:val="00704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3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27241">
      <w:bodyDiv w:val="1"/>
      <w:marLeft w:val="0"/>
      <w:marRight w:val="0"/>
      <w:marTop w:val="0"/>
      <w:marBottom w:val="0"/>
      <w:divBdr>
        <w:top w:val="none" w:sz="0" w:space="0" w:color="auto"/>
        <w:left w:val="none" w:sz="0" w:space="0" w:color="auto"/>
        <w:bottom w:val="none" w:sz="0" w:space="0" w:color="auto"/>
        <w:right w:val="none" w:sz="0" w:space="0" w:color="auto"/>
      </w:divBdr>
    </w:div>
    <w:div w:id="1363821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1451</Words>
  <Characters>8276</Characters>
  <Application>Microsoft Office Word</Application>
  <DocSecurity>0</DocSecurity>
  <Lines>68</Lines>
  <Paragraphs>19</Paragraphs>
  <ScaleCrop>false</ScaleCrop>
  <Company/>
  <LinksUpToDate>false</LinksUpToDate>
  <CharactersWithSpaces>9708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dc:creator>
  <cp:lastModifiedBy>ji</cp:lastModifiedBy>
  <cp:revision>1</cp:revision>
  <dcterms:created xsi:type="dcterms:W3CDTF">2020-03-31T07:47:00Z</dcterms:created>
  <dcterms:modified xsi:type="dcterms:W3CDTF">2020-03-31T07:53:00Z</dcterms:modified>
</cp:coreProperties>
</file>